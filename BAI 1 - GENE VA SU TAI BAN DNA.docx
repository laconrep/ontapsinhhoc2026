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19B" w:rsidRDefault="00B2319B">
      <w:pPr>
        <w:widowControl w:val="0"/>
        <w:pBdr>
          <w:top w:val="nil"/>
          <w:left w:val="nil"/>
          <w:bottom w:val="nil"/>
          <w:right w:val="nil"/>
          <w:between w:val="nil"/>
        </w:pBdr>
        <w:spacing w:after="0" w:line="276" w:lineRule="auto"/>
      </w:pPr>
    </w:p>
    <w:p w:rsidR="00B2319B" w:rsidRDefault="002A7DC3">
      <w:pPr>
        <w:spacing w:after="0" w:line="240" w:lineRule="auto"/>
        <w:jc w:val="center"/>
        <w:rPr>
          <w:rFonts w:ascii="Cambria" w:eastAsia="Cambria" w:hAnsi="Cambria" w:cs="Cambria"/>
          <w:b/>
          <w:color w:val="FF0000"/>
          <w:sz w:val="30"/>
          <w:szCs w:val="30"/>
        </w:rPr>
      </w:pPr>
      <w:r>
        <w:rPr>
          <w:rFonts w:ascii="Cambria" w:eastAsia="Cambria" w:hAnsi="Cambria" w:cs="Cambria"/>
          <w:b/>
          <w:color w:val="FF0000"/>
          <w:sz w:val="30"/>
          <w:szCs w:val="30"/>
        </w:rPr>
        <w:t>PHẦN V – DI TRUYỀN HỌC</w:t>
      </w:r>
    </w:p>
    <w:p w:rsidR="00B2319B" w:rsidRDefault="00EE02DF">
      <w:pPr>
        <w:spacing w:after="0" w:line="240" w:lineRule="auto"/>
        <w:jc w:val="center"/>
        <w:rPr>
          <w:rFonts w:ascii="Cambria" w:eastAsia="Cambria" w:hAnsi="Cambria" w:cs="Cambria"/>
          <w:sz w:val="28"/>
          <w:szCs w:val="28"/>
        </w:rPr>
      </w:pPr>
      <w:r>
        <w:rPr>
          <w:rFonts w:ascii="Cambria" w:eastAsia="Cambria" w:hAnsi="Cambria" w:cs="Cambria"/>
          <w:b/>
          <w:color w:val="0000FF"/>
          <w:sz w:val="28"/>
          <w:szCs w:val="28"/>
        </w:rPr>
        <w:t>{</w:t>
      </w:r>
      <w:r w:rsidR="002A7DC3">
        <w:rPr>
          <w:rFonts w:ascii="Cambria" w:eastAsia="Cambria" w:hAnsi="Cambria" w:cs="Cambria"/>
          <w:b/>
          <w:color w:val="0000FF"/>
          <w:sz w:val="28"/>
          <w:szCs w:val="28"/>
        </w:rPr>
        <w:t>CHỦ ĐỀ I</w:t>
      </w:r>
      <w:r w:rsidR="002A7DC3">
        <w:rPr>
          <w:rFonts w:ascii="Cambria" w:eastAsia="Cambria" w:hAnsi="Cambria" w:cs="Cambria"/>
          <w:b/>
          <w:color w:val="C00000"/>
          <w:sz w:val="28"/>
          <w:szCs w:val="28"/>
        </w:rPr>
        <w:t xml:space="preserve"> </w:t>
      </w:r>
      <w:r w:rsidR="002A7DC3">
        <w:rPr>
          <w:rFonts w:ascii="Cambria" w:eastAsia="Cambria" w:hAnsi="Cambria" w:cs="Cambria"/>
          <w:b/>
          <w:color w:val="0000FF"/>
          <w:sz w:val="28"/>
          <w:szCs w:val="28"/>
        </w:rPr>
        <w:t>- CƠ SỞ PHÂN TỬ CỦA SỰ DI TRUYỀN VÀ BIẾN DỊ.</w:t>
      </w:r>
      <w:r>
        <w:rPr>
          <w:rFonts w:ascii="Cambria" w:eastAsia="Cambria" w:hAnsi="Cambria" w:cs="Cambria"/>
          <w:b/>
          <w:color w:val="0000FF"/>
          <w:sz w:val="28"/>
          <w:szCs w:val="28"/>
        </w:rPr>
        <w:t>}</w:t>
      </w:r>
    </w:p>
    <w:p w:rsidR="00B2319B" w:rsidRDefault="00EE02DF">
      <w:pPr>
        <w:spacing w:after="0" w:line="240" w:lineRule="auto"/>
        <w:jc w:val="center"/>
        <w:rPr>
          <w:rFonts w:ascii="Cambria" w:eastAsia="Cambria" w:hAnsi="Cambria" w:cs="Cambria"/>
          <w:b/>
          <w:color w:val="00B050"/>
          <w:sz w:val="28"/>
          <w:szCs w:val="28"/>
        </w:rPr>
      </w:pPr>
      <w:r>
        <w:rPr>
          <w:rFonts w:ascii="Cambria" w:eastAsia="Cambria" w:hAnsi="Cambria" w:cs="Cambria"/>
          <w:b/>
          <w:color w:val="00B050"/>
          <w:sz w:val="28"/>
          <w:szCs w:val="28"/>
        </w:rPr>
        <w:t>[</w:t>
      </w:r>
      <w:r w:rsidR="002A7DC3">
        <w:rPr>
          <w:rFonts w:ascii="Cambria" w:eastAsia="Cambria" w:hAnsi="Cambria" w:cs="Cambria"/>
          <w:b/>
          <w:color w:val="00B050"/>
          <w:sz w:val="28"/>
          <w:szCs w:val="28"/>
        </w:rPr>
        <w:t>BÀI 1 – GENE VÀ SỰ TÁI BẢ</w:t>
      </w:r>
      <w:r>
        <w:rPr>
          <w:rFonts w:ascii="Cambria" w:eastAsia="Cambria" w:hAnsi="Cambria" w:cs="Cambria"/>
          <w:b/>
          <w:color w:val="00B050"/>
          <w:sz w:val="28"/>
          <w:szCs w:val="28"/>
        </w:rPr>
        <w:t>N DNA]</w:t>
      </w:r>
    </w:p>
    <w:p w:rsidR="00B2319B" w:rsidRDefault="00B2319B">
      <w:pPr>
        <w:spacing w:after="0" w:line="240" w:lineRule="auto"/>
        <w:jc w:val="center"/>
        <w:rPr>
          <w:rFonts w:ascii="Cambria" w:eastAsia="Cambria" w:hAnsi="Cambria" w:cs="Cambria"/>
          <w:b/>
          <w:color w:val="00B050"/>
          <w:sz w:val="28"/>
          <w:szCs w:val="28"/>
        </w:rPr>
      </w:pPr>
    </w:p>
    <w:p w:rsidR="00262B0F" w:rsidRDefault="00262B0F">
      <w:pPr>
        <w:spacing w:after="0" w:line="288" w:lineRule="auto"/>
        <w:jc w:val="both"/>
        <w:rPr>
          <w:rFonts w:ascii="Cambria" w:eastAsia="Cambria" w:hAnsi="Cambria" w:cs="Cambria"/>
          <w:b/>
          <w:color w:val="FF0000"/>
          <w:sz w:val="26"/>
          <w:szCs w:val="26"/>
        </w:rPr>
      </w:pPr>
      <w:r>
        <w:rPr>
          <w:rFonts w:ascii="Cambria" w:eastAsia="Cambria" w:hAnsi="Cambria" w:cs="Cambria"/>
          <w:b/>
          <w:color w:val="FF0000"/>
          <w:sz w:val="26"/>
          <w:szCs w:val="26"/>
        </w:rPr>
        <w:t xml:space="preserve">- DNA được cấu tạo theo nguyên tắc </w:t>
      </w:r>
      <w:r w:rsidRPr="00262B0F">
        <w:rPr>
          <w:rFonts w:ascii="Cambria" w:eastAsia="Cambria" w:hAnsi="Cambria" w:cs="Cambria"/>
          <w:b/>
          <w:color w:val="FF0000"/>
          <w:sz w:val="26"/>
          <w:szCs w:val="26"/>
          <w:u w:val="single"/>
        </w:rPr>
        <w:t>đa phân</w:t>
      </w:r>
      <w:r>
        <w:rPr>
          <w:rFonts w:ascii="Cambria" w:eastAsia="Cambria" w:hAnsi="Cambria" w:cs="Cambria"/>
          <w:b/>
          <w:color w:val="FF0000"/>
          <w:sz w:val="26"/>
          <w:szCs w:val="26"/>
        </w:rPr>
        <w:t xml:space="preserve"> có các đơn phân là các </w:t>
      </w:r>
      <w:r w:rsidRPr="00262B0F">
        <w:rPr>
          <w:rFonts w:ascii="Cambria" w:eastAsia="Cambria" w:hAnsi="Cambria" w:cs="Cambria"/>
          <w:b/>
          <w:color w:val="FF0000"/>
          <w:sz w:val="26"/>
          <w:szCs w:val="26"/>
          <w:u w:val="single"/>
        </w:rPr>
        <w:t>nucleotide</w:t>
      </w:r>
    </w:p>
    <w:p w:rsidR="00EE02DF" w:rsidRDefault="00EE02DF">
      <w:pPr>
        <w:spacing w:after="0" w:line="288" w:lineRule="auto"/>
        <w:jc w:val="both"/>
        <w:rPr>
          <w:rFonts w:ascii="Cambria" w:eastAsia="Cambria" w:hAnsi="Cambria" w:cs="Cambria"/>
          <w:b/>
          <w:color w:val="FF0000"/>
          <w:sz w:val="26"/>
          <w:szCs w:val="26"/>
        </w:rPr>
      </w:pPr>
      <w:r>
        <w:rPr>
          <w:rFonts w:ascii="Cambria" w:eastAsia="Cambria" w:hAnsi="Cambria" w:cs="Cambria"/>
          <w:b/>
          <w:color w:val="FF0000"/>
          <w:sz w:val="26"/>
          <w:szCs w:val="26"/>
        </w:rPr>
        <w:t>- Chức năng của DNA</w:t>
      </w:r>
      <w:r w:rsidR="00EB1FD5">
        <w:rPr>
          <w:rFonts w:ascii="Cambria" w:eastAsia="Cambria" w:hAnsi="Cambria" w:cs="Cambria"/>
          <w:b/>
          <w:color w:val="FF0000"/>
          <w:sz w:val="26"/>
          <w:szCs w:val="26"/>
        </w:rPr>
        <w:t xml:space="preserve"> là </w:t>
      </w:r>
      <w:r w:rsidR="00EB1FD5" w:rsidRPr="00D3378D">
        <w:rPr>
          <w:rFonts w:ascii="Cambria" w:eastAsia="Cambria" w:hAnsi="Cambria" w:cs="Cambria"/>
          <w:b/>
          <w:color w:val="FF0000"/>
          <w:sz w:val="26"/>
          <w:szCs w:val="26"/>
          <w:u w:val="single"/>
        </w:rPr>
        <w:t>man</w:t>
      </w:r>
      <w:r w:rsidR="00EB1FD5">
        <w:rPr>
          <w:rFonts w:ascii="Cambria" w:eastAsia="Cambria" w:hAnsi="Cambria" w:cs="Cambria"/>
          <w:b/>
          <w:color w:val="FF0000"/>
          <w:sz w:val="26"/>
          <w:szCs w:val="26"/>
        </w:rPr>
        <w:t xml:space="preserve">g thông tin di truyền, </w:t>
      </w:r>
      <w:r w:rsidR="00EB1FD5" w:rsidRPr="00D3378D">
        <w:rPr>
          <w:rFonts w:ascii="Cambria" w:eastAsia="Cambria" w:hAnsi="Cambria" w:cs="Cambria"/>
          <w:b/>
          <w:color w:val="FF0000"/>
          <w:sz w:val="26"/>
          <w:szCs w:val="26"/>
          <w:u w:val="single"/>
        </w:rPr>
        <w:t>bảo quản</w:t>
      </w:r>
      <w:r w:rsidR="00EB1FD5">
        <w:rPr>
          <w:rFonts w:ascii="Cambria" w:eastAsia="Cambria" w:hAnsi="Cambria" w:cs="Cambria"/>
          <w:b/>
          <w:color w:val="FF0000"/>
          <w:sz w:val="26"/>
          <w:szCs w:val="26"/>
        </w:rPr>
        <w:t xml:space="preserve"> thông tin di truyền và </w:t>
      </w:r>
      <w:r w:rsidR="00EB1FD5" w:rsidRPr="00D3378D">
        <w:rPr>
          <w:rFonts w:ascii="Cambria" w:eastAsia="Cambria" w:hAnsi="Cambria" w:cs="Cambria"/>
          <w:b/>
          <w:color w:val="FF0000"/>
          <w:sz w:val="26"/>
          <w:szCs w:val="26"/>
          <w:u w:val="single"/>
        </w:rPr>
        <w:t>truyền đạt</w:t>
      </w:r>
      <w:r w:rsidR="00EB1FD5">
        <w:rPr>
          <w:rFonts w:ascii="Cambria" w:eastAsia="Cambria" w:hAnsi="Cambria" w:cs="Cambria"/>
          <w:b/>
          <w:color w:val="FF0000"/>
          <w:sz w:val="26"/>
          <w:szCs w:val="26"/>
        </w:rPr>
        <w:t xml:space="preserve"> thông tin di truyền</w:t>
      </w:r>
    </w:p>
    <w:p w:rsidR="00B2319B" w:rsidRPr="002A7DC3" w:rsidRDefault="002A7DC3">
      <w:pPr>
        <w:spacing w:after="0" w:line="288" w:lineRule="auto"/>
        <w:jc w:val="both"/>
        <w:rPr>
          <w:rFonts w:ascii="Cambria" w:eastAsia="Cambria" w:hAnsi="Cambria" w:cs="Cambria"/>
          <w:b/>
          <w:color w:val="FF0000"/>
          <w:sz w:val="26"/>
          <w:szCs w:val="26"/>
        </w:rPr>
      </w:pPr>
      <w:r>
        <w:rPr>
          <w:rFonts w:ascii="Cambria" w:eastAsia="Cambria" w:hAnsi="Cambria" w:cs="Cambria"/>
          <w:b/>
          <w:color w:val="FF0000"/>
          <w:sz w:val="26"/>
          <w:szCs w:val="26"/>
        </w:rPr>
        <w:t xml:space="preserve">- DNA mang thông tin di truyền nhờ có cấu trúc </w:t>
      </w:r>
      <w:proofErr w:type="gramStart"/>
      <w:r>
        <w:rPr>
          <w:rFonts w:ascii="Cambria" w:eastAsia="Cambria" w:hAnsi="Cambria" w:cs="Cambria"/>
          <w:b/>
          <w:color w:val="FF0000"/>
          <w:sz w:val="26"/>
          <w:szCs w:val="26"/>
        </w:rPr>
        <w:t>là :</w:t>
      </w:r>
      <w:proofErr w:type="gramEnd"/>
      <w:r>
        <w:rPr>
          <w:rFonts w:ascii="Cambria" w:eastAsia="Cambria" w:hAnsi="Cambria" w:cs="Cambria"/>
          <w:b/>
          <w:color w:val="FF0000"/>
          <w:sz w:val="26"/>
          <w:szCs w:val="26"/>
        </w:rPr>
        <w:t xml:space="preserve"> </w:t>
      </w:r>
      <w:r w:rsidR="00391538">
        <w:rPr>
          <w:rFonts w:ascii="Cambria" w:eastAsia="Cambria" w:hAnsi="Cambria" w:cs="Cambria"/>
          <w:b/>
          <w:color w:val="FF0000"/>
          <w:sz w:val="26"/>
          <w:szCs w:val="26"/>
        </w:rPr>
        <w:t>“</w:t>
      </w:r>
      <w:r w:rsidRPr="002A7DC3">
        <w:rPr>
          <w:rFonts w:ascii="Cambria" w:eastAsia="Cambria" w:hAnsi="Cambria" w:cs="Cambria"/>
          <w:color w:val="212529"/>
          <w:sz w:val="26"/>
          <w:szCs w:val="26"/>
          <w:u w:val="single"/>
        </w:rPr>
        <w:t>Thành phần</w:t>
      </w:r>
      <w:r w:rsidR="00391538">
        <w:rPr>
          <w:rFonts w:ascii="Cambria" w:eastAsia="Cambria" w:hAnsi="Cambria" w:cs="Cambria"/>
          <w:color w:val="212529"/>
          <w:sz w:val="26"/>
          <w:szCs w:val="26"/>
          <w:u w:val="single"/>
        </w:rPr>
        <w:t>”</w:t>
      </w:r>
      <w:r>
        <w:rPr>
          <w:rFonts w:ascii="Cambria" w:eastAsia="Cambria" w:hAnsi="Cambria" w:cs="Cambria"/>
          <w:color w:val="212529"/>
          <w:sz w:val="26"/>
          <w:szCs w:val="26"/>
        </w:rPr>
        <w:t xml:space="preserve">, </w:t>
      </w:r>
      <w:r w:rsidR="00391538">
        <w:rPr>
          <w:rFonts w:ascii="Cambria" w:eastAsia="Cambria" w:hAnsi="Cambria" w:cs="Cambria"/>
          <w:color w:val="212529"/>
          <w:sz w:val="26"/>
          <w:szCs w:val="26"/>
        </w:rPr>
        <w:t>“</w:t>
      </w:r>
      <w:r w:rsidRPr="002A7DC3">
        <w:rPr>
          <w:rFonts w:ascii="Cambria" w:eastAsia="Cambria" w:hAnsi="Cambria" w:cs="Cambria"/>
          <w:color w:val="212529"/>
          <w:sz w:val="26"/>
          <w:szCs w:val="26"/>
          <w:u w:val="single"/>
        </w:rPr>
        <w:t>số lượng</w:t>
      </w:r>
      <w:r w:rsidR="00391538">
        <w:rPr>
          <w:rFonts w:ascii="Cambria" w:eastAsia="Cambria" w:hAnsi="Cambria" w:cs="Cambria"/>
          <w:color w:val="212529"/>
          <w:sz w:val="26"/>
          <w:szCs w:val="26"/>
          <w:u w:val="single"/>
        </w:rPr>
        <w:t>”</w:t>
      </w:r>
      <w:r>
        <w:rPr>
          <w:rFonts w:ascii="Cambria" w:eastAsia="Cambria" w:hAnsi="Cambria" w:cs="Cambria"/>
          <w:color w:val="212529"/>
          <w:sz w:val="26"/>
          <w:szCs w:val="26"/>
        </w:rPr>
        <w:t xml:space="preserve"> và trật tự sắp xếp các đơn phân </w:t>
      </w:r>
      <w:r w:rsidR="00391538">
        <w:rPr>
          <w:rFonts w:ascii="Cambria" w:eastAsia="Cambria" w:hAnsi="Cambria" w:cs="Cambria"/>
          <w:color w:val="212529"/>
          <w:sz w:val="26"/>
          <w:szCs w:val="26"/>
        </w:rPr>
        <w:t>“</w:t>
      </w:r>
      <w:r w:rsidRPr="00391538">
        <w:rPr>
          <w:rFonts w:ascii="Cambria" w:eastAsia="Cambria" w:hAnsi="Cambria" w:cs="Cambria"/>
          <w:color w:val="212529"/>
          <w:sz w:val="26"/>
          <w:szCs w:val="26"/>
          <w:u w:val="single"/>
        </w:rPr>
        <w:t>nucleotide</w:t>
      </w:r>
      <w:r w:rsidR="00391538">
        <w:rPr>
          <w:rFonts w:ascii="Cambria" w:eastAsia="Cambria" w:hAnsi="Cambria" w:cs="Cambria"/>
          <w:color w:val="212529"/>
          <w:sz w:val="26"/>
          <w:szCs w:val="26"/>
          <w:u w:val="single"/>
        </w:rPr>
        <w:t>”</w:t>
      </w:r>
      <w:r>
        <w:rPr>
          <w:rFonts w:ascii="Cambria" w:eastAsia="Cambria" w:hAnsi="Cambria" w:cs="Cambria"/>
          <w:color w:val="212529"/>
          <w:sz w:val="26"/>
          <w:szCs w:val="26"/>
        </w:rPr>
        <w:t xml:space="preserve"> trên mạch đơn DNA là thông tin  di truyền quyết định tính đặc thù của cá thể. </w:t>
      </w:r>
    </w:p>
    <w:p w:rsidR="00B2319B" w:rsidRPr="00955174" w:rsidRDefault="002A7DC3">
      <w:pPr>
        <w:spacing w:after="0" w:line="288" w:lineRule="auto"/>
        <w:jc w:val="both"/>
        <w:rPr>
          <w:rFonts w:ascii="Cambria" w:eastAsia="Cambria" w:hAnsi="Cambria" w:cs="Cambria"/>
          <w:color w:val="212529"/>
          <w:sz w:val="26"/>
          <w:szCs w:val="26"/>
        </w:rPr>
      </w:pPr>
      <w:r>
        <w:rPr>
          <w:rFonts w:ascii="Cambria" w:eastAsia="Cambria" w:hAnsi="Cambria" w:cs="Cambria"/>
          <w:color w:val="212529"/>
          <w:sz w:val="26"/>
          <w:szCs w:val="26"/>
        </w:rPr>
        <w:t xml:space="preserve">- Nucleotide trên hai mạch đơn DNA liên kết nhau bằng liên kết </w:t>
      </w:r>
      <w:r w:rsidRPr="00136B12">
        <w:rPr>
          <w:rFonts w:ascii="Cambria" w:eastAsia="Cambria" w:hAnsi="Cambria" w:cs="Cambria"/>
          <w:color w:val="212529"/>
          <w:sz w:val="26"/>
          <w:szCs w:val="26"/>
          <w:u w:val="single"/>
        </w:rPr>
        <w:t>hydrogen</w:t>
      </w:r>
      <w:r>
        <w:rPr>
          <w:rFonts w:ascii="Cambria" w:eastAsia="Cambria" w:hAnsi="Cambria" w:cs="Cambria"/>
          <w:color w:val="212529"/>
          <w:sz w:val="26"/>
          <w:szCs w:val="26"/>
        </w:rPr>
        <w:t xml:space="preserve"> theo nguyên tắc </w:t>
      </w:r>
      <w:r w:rsidRPr="00136B12">
        <w:rPr>
          <w:rFonts w:ascii="Cambria" w:eastAsia="Cambria" w:hAnsi="Cambria" w:cs="Cambria"/>
          <w:color w:val="212529"/>
          <w:sz w:val="26"/>
          <w:szCs w:val="26"/>
          <w:u w:val="single"/>
        </w:rPr>
        <w:t>bổ sung</w:t>
      </w:r>
      <w:r>
        <w:rPr>
          <w:rFonts w:ascii="Cambria" w:eastAsia="Cambria" w:hAnsi="Cambria" w:cs="Cambria"/>
          <w:color w:val="212529"/>
          <w:sz w:val="26"/>
          <w:szCs w:val="26"/>
        </w:rPr>
        <w:t xml:space="preserve">. </w:t>
      </w:r>
    </w:p>
    <w:p w:rsidR="00B2319B" w:rsidRDefault="00955174">
      <w:pPr>
        <w:spacing w:after="0" w:line="288" w:lineRule="auto"/>
        <w:jc w:val="both"/>
        <w:rPr>
          <w:rFonts w:ascii="Cambria" w:eastAsia="Cambria" w:hAnsi="Cambria" w:cs="Cambria"/>
          <w:b/>
          <w:color w:val="C00000"/>
          <w:sz w:val="26"/>
          <w:szCs w:val="26"/>
        </w:rPr>
      </w:pPr>
      <w:r>
        <w:rPr>
          <w:rFonts w:ascii="Cambria" w:eastAsia="Cambria" w:hAnsi="Cambria" w:cs="Cambria"/>
          <w:b/>
          <w:i/>
          <w:color w:val="7030A0"/>
          <w:sz w:val="26"/>
          <w:szCs w:val="26"/>
        </w:rPr>
        <w:t xml:space="preserve">- </w:t>
      </w:r>
      <w:r w:rsidR="002A7DC3">
        <w:rPr>
          <w:rFonts w:ascii="Cambria" w:eastAsia="Cambria" w:hAnsi="Cambria" w:cs="Cambria"/>
          <w:b/>
          <w:i/>
          <w:color w:val="7030A0"/>
          <w:sz w:val="26"/>
          <w:szCs w:val="26"/>
        </w:rPr>
        <w:t xml:space="preserve"> Khái niệ</w:t>
      </w:r>
      <w:r>
        <w:rPr>
          <w:rFonts w:ascii="Cambria" w:eastAsia="Cambria" w:hAnsi="Cambria" w:cs="Cambria"/>
          <w:b/>
          <w:i/>
          <w:color w:val="7030A0"/>
          <w:sz w:val="26"/>
          <w:szCs w:val="26"/>
        </w:rPr>
        <w:t xml:space="preserve">m </w:t>
      </w:r>
      <w:r w:rsidR="002A7DC3">
        <w:rPr>
          <w:rFonts w:ascii="Cambria" w:eastAsia="Cambria" w:hAnsi="Cambria" w:cs="Cambria"/>
          <w:color w:val="212529"/>
          <w:sz w:val="26"/>
          <w:szCs w:val="26"/>
          <w:highlight w:val="white"/>
        </w:rPr>
        <w:t xml:space="preserve">Gene là đoạn trình tự </w:t>
      </w:r>
      <w:r w:rsidR="002A7DC3" w:rsidRPr="00955174">
        <w:rPr>
          <w:rFonts w:ascii="Cambria" w:eastAsia="Cambria" w:hAnsi="Cambria" w:cs="Cambria"/>
          <w:color w:val="212529"/>
          <w:sz w:val="26"/>
          <w:szCs w:val="26"/>
          <w:highlight w:val="white"/>
          <w:u w:val="single"/>
        </w:rPr>
        <w:t xml:space="preserve">nucleotide </w:t>
      </w:r>
      <w:r w:rsidR="002A7DC3">
        <w:rPr>
          <w:rFonts w:ascii="Cambria" w:eastAsia="Cambria" w:hAnsi="Cambria" w:cs="Cambria"/>
          <w:color w:val="212529"/>
          <w:sz w:val="26"/>
          <w:szCs w:val="26"/>
          <w:highlight w:val="white"/>
        </w:rPr>
        <w:t xml:space="preserve">trên </w:t>
      </w:r>
      <w:r w:rsidR="002A7DC3" w:rsidRPr="00955174">
        <w:rPr>
          <w:rFonts w:ascii="Cambria" w:eastAsia="Cambria" w:hAnsi="Cambria" w:cs="Cambria"/>
          <w:color w:val="212529"/>
          <w:sz w:val="26"/>
          <w:szCs w:val="26"/>
          <w:highlight w:val="white"/>
          <w:u w:val="single"/>
        </w:rPr>
        <w:t>DNA</w:t>
      </w:r>
      <w:r w:rsidR="002A7DC3">
        <w:rPr>
          <w:rFonts w:ascii="Cambria" w:eastAsia="Cambria" w:hAnsi="Cambria" w:cs="Cambria"/>
          <w:color w:val="212529"/>
          <w:sz w:val="26"/>
          <w:szCs w:val="26"/>
          <w:highlight w:val="white"/>
        </w:rPr>
        <w:t xml:space="preserve"> mang thông tin di truyền mã hóa </w:t>
      </w:r>
      <w:r w:rsidR="002A7DC3" w:rsidRPr="00955174">
        <w:rPr>
          <w:rFonts w:ascii="Cambria" w:eastAsia="Cambria" w:hAnsi="Cambria" w:cs="Cambria"/>
          <w:color w:val="212529"/>
          <w:sz w:val="26"/>
          <w:szCs w:val="26"/>
          <w:highlight w:val="white"/>
          <w:u w:val="single"/>
        </w:rPr>
        <w:t>RNA</w:t>
      </w:r>
      <w:r w:rsidR="002A7DC3">
        <w:rPr>
          <w:rFonts w:ascii="Cambria" w:eastAsia="Cambria" w:hAnsi="Cambria" w:cs="Cambria"/>
          <w:color w:val="212529"/>
          <w:sz w:val="26"/>
          <w:szCs w:val="26"/>
          <w:highlight w:val="white"/>
        </w:rPr>
        <w:t xml:space="preserve"> hoặc chuỗi </w:t>
      </w:r>
      <w:r w:rsidR="002A7DC3" w:rsidRPr="00955174">
        <w:rPr>
          <w:rFonts w:ascii="Cambria" w:eastAsia="Cambria" w:hAnsi="Cambria" w:cs="Cambria"/>
          <w:color w:val="212529"/>
          <w:sz w:val="26"/>
          <w:szCs w:val="26"/>
          <w:highlight w:val="white"/>
          <w:u w:val="single"/>
        </w:rPr>
        <w:t>polypeptide</w:t>
      </w:r>
      <w:r w:rsidR="002A7DC3">
        <w:rPr>
          <w:rFonts w:ascii="Cambria" w:eastAsia="Cambria" w:hAnsi="Cambria" w:cs="Cambria"/>
          <w:color w:val="212529"/>
          <w:sz w:val="26"/>
          <w:szCs w:val="26"/>
          <w:highlight w:val="white"/>
        </w:rPr>
        <w:t>.</w:t>
      </w:r>
    </w:p>
    <w:p w:rsidR="00B2319B" w:rsidRPr="00DC4A1A" w:rsidRDefault="00C82DF4" w:rsidP="00DC4A1A">
      <w:r>
        <w:rPr>
          <w:rFonts w:ascii="Cambria" w:eastAsia="Cambria" w:hAnsi="Cambria" w:cs="Cambria"/>
          <w:b/>
          <w:i/>
          <w:color w:val="7030A0"/>
          <w:sz w:val="26"/>
          <w:szCs w:val="26"/>
          <w:highlight w:val="white"/>
        </w:rPr>
        <w:t>-</w:t>
      </w:r>
      <w:r w:rsidR="002A7DC3">
        <w:rPr>
          <w:rFonts w:ascii="Cambria" w:eastAsia="Cambria" w:hAnsi="Cambria" w:cs="Cambria"/>
          <w:b/>
          <w:i/>
          <w:color w:val="7030A0"/>
          <w:sz w:val="26"/>
          <w:szCs w:val="26"/>
          <w:highlight w:val="white"/>
        </w:rPr>
        <w:t xml:space="preserve"> Cấu trúc củ</w:t>
      </w:r>
      <w:r>
        <w:rPr>
          <w:rFonts w:ascii="Cambria" w:eastAsia="Cambria" w:hAnsi="Cambria" w:cs="Cambria"/>
          <w:b/>
          <w:i/>
          <w:color w:val="7030A0"/>
          <w:sz w:val="26"/>
          <w:szCs w:val="26"/>
          <w:highlight w:val="white"/>
        </w:rPr>
        <w:t xml:space="preserve">a 1 gene cấu trúc gồm 3 vùng là: </w:t>
      </w:r>
      <w:r>
        <w:rPr>
          <w:rFonts w:ascii="Cambria" w:eastAsia="Cambria" w:hAnsi="Cambria" w:cs="Cambria"/>
          <w:b/>
          <w:i/>
          <w:color w:val="7030A0"/>
          <w:sz w:val="26"/>
          <w:szCs w:val="26"/>
        </w:rPr>
        <w:t>“</w:t>
      </w:r>
      <w:r w:rsidRPr="00C82DF4">
        <w:rPr>
          <w:rFonts w:ascii="Cambria" w:eastAsia="Cambria" w:hAnsi="Cambria" w:cs="Cambria"/>
          <w:i/>
          <w:color w:val="212529"/>
          <w:sz w:val="26"/>
          <w:szCs w:val="26"/>
          <w:u w:val="single"/>
        </w:rPr>
        <w:t>Vùng điề</w:t>
      </w:r>
      <w:r w:rsidRPr="00C82DF4">
        <w:rPr>
          <w:rFonts w:ascii="Cambria" w:eastAsia="Cambria" w:hAnsi="Cambria" w:cs="Cambria"/>
          <w:i/>
          <w:color w:val="212529"/>
          <w:sz w:val="26"/>
          <w:szCs w:val="26"/>
          <w:u w:val="single"/>
        </w:rPr>
        <w:t>u hòa</w:t>
      </w:r>
      <w:r>
        <w:rPr>
          <w:rFonts w:ascii="Cambria" w:eastAsia="Cambria" w:hAnsi="Cambria" w:cs="Cambria"/>
          <w:i/>
          <w:color w:val="212529"/>
          <w:sz w:val="26"/>
          <w:szCs w:val="26"/>
          <w:u w:val="single"/>
        </w:rPr>
        <w:t>”</w:t>
      </w:r>
      <w:r>
        <w:rPr>
          <w:rFonts w:ascii="Cambria" w:eastAsia="Cambria" w:hAnsi="Cambria" w:cs="Cambria"/>
          <w:i/>
          <w:color w:val="212529"/>
          <w:sz w:val="26"/>
          <w:szCs w:val="26"/>
        </w:rPr>
        <w:t xml:space="preserve">, </w:t>
      </w:r>
      <w:r w:rsidRPr="00C82DF4">
        <w:rPr>
          <w:rFonts w:ascii="Cambria" w:eastAsia="Cambria" w:hAnsi="Cambria" w:cs="Cambria"/>
          <w:i/>
          <w:color w:val="212529"/>
          <w:sz w:val="26"/>
          <w:szCs w:val="26"/>
          <w:u w:val="single"/>
        </w:rPr>
        <w:t>“</w:t>
      </w:r>
      <w:r w:rsidRPr="00C82DF4">
        <w:rPr>
          <w:rFonts w:ascii="Cambria" w:eastAsia="Cambria" w:hAnsi="Cambria" w:cs="Cambria"/>
          <w:i/>
          <w:color w:val="212529"/>
          <w:sz w:val="26"/>
          <w:szCs w:val="26"/>
          <w:u w:val="single"/>
        </w:rPr>
        <w:t>Vùng mã hóa</w:t>
      </w:r>
      <w:r w:rsidRPr="00C82DF4">
        <w:rPr>
          <w:rFonts w:ascii="Cambria" w:eastAsia="Cambria" w:hAnsi="Cambria" w:cs="Cambria"/>
          <w:i/>
          <w:color w:val="212529"/>
          <w:sz w:val="26"/>
          <w:szCs w:val="26"/>
          <w:u w:val="single"/>
        </w:rPr>
        <w:t>”</w:t>
      </w:r>
      <w:r>
        <w:t xml:space="preserve">, </w:t>
      </w:r>
      <w:r w:rsidRPr="00C82DF4">
        <w:rPr>
          <w:u w:val="single"/>
        </w:rPr>
        <w:t>“</w:t>
      </w:r>
      <w:r w:rsidRPr="00C82DF4">
        <w:rPr>
          <w:rFonts w:ascii="Cambria" w:eastAsia="Cambria" w:hAnsi="Cambria" w:cs="Cambria"/>
          <w:i/>
          <w:color w:val="212529"/>
          <w:sz w:val="26"/>
          <w:szCs w:val="26"/>
          <w:u w:val="single"/>
        </w:rPr>
        <w:t>Vùng kết thúc</w:t>
      </w:r>
      <w:r w:rsidRPr="00C82DF4">
        <w:rPr>
          <w:rFonts w:ascii="Cambria" w:eastAsia="Cambria" w:hAnsi="Cambria" w:cs="Cambria"/>
          <w:i/>
          <w:color w:val="212529"/>
          <w:sz w:val="26"/>
          <w:szCs w:val="26"/>
          <w:u w:val="single"/>
        </w:rPr>
        <w:t>”</w:t>
      </w:r>
    </w:p>
    <w:p w:rsidR="00B2319B" w:rsidRDefault="002A7DC3">
      <w:pPr>
        <w:spacing w:after="0" w:line="288" w:lineRule="auto"/>
        <w:jc w:val="both"/>
        <w:rPr>
          <w:rFonts w:ascii="Cambria" w:eastAsia="Cambria" w:hAnsi="Cambria" w:cs="Cambria"/>
          <w:color w:val="212529"/>
          <w:sz w:val="26"/>
          <w:szCs w:val="26"/>
        </w:rPr>
      </w:pPr>
      <w:r>
        <w:rPr>
          <w:rFonts w:ascii="Cambria" w:eastAsia="Cambria" w:hAnsi="Cambria" w:cs="Cambria"/>
          <w:i/>
          <w:color w:val="212529"/>
          <w:sz w:val="26"/>
          <w:szCs w:val="26"/>
          <w:highlight w:val="white"/>
        </w:rPr>
        <w:t xml:space="preserve">- </w:t>
      </w:r>
      <w:r>
        <w:rPr>
          <w:rFonts w:ascii="Cambria" w:eastAsia="Cambria" w:hAnsi="Cambria" w:cs="Cambria"/>
          <w:i/>
          <w:color w:val="212529"/>
          <w:sz w:val="26"/>
          <w:szCs w:val="26"/>
        </w:rPr>
        <w:t>Vùng điều hòa:</w:t>
      </w:r>
      <w:r>
        <w:rPr>
          <w:rFonts w:ascii="Cambria" w:eastAsia="Cambria" w:hAnsi="Cambria" w:cs="Cambria"/>
          <w:color w:val="212529"/>
          <w:sz w:val="26"/>
          <w:szCs w:val="26"/>
        </w:rPr>
        <w:t xml:space="preserve"> Có trình tự </w:t>
      </w:r>
      <w:r w:rsidRPr="00DC4A1A">
        <w:rPr>
          <w:rFonts w:ascii="Cambria" w:eastAsia="Cambria" w:hAnsi="Cambria" w:cs="Cambria"/>
          <w:color w:val="212529"/>
          <w:sz w:val="26"/>
          <w:szCs w:val="26"/>
          <w:u w:val="single"/>
        </w:rPr>
        <w:t>khởi động</w:t>
      </w:r>
      <w:r>
        <w:rPr>
          <w:rFonts w:ascii="Cambria" w:eastAsia="Cambria" w:hAnsi="Cambria" w:cs="Cambria"/>
          <w:color w:val="212529"/>
          <w:sz w:val="26"/>
          <w:szCs w:val="26"/>
        </w:rPr>
        <w:t> tổng hợp RNA → điều hòa lượng sản phẩm của gene.</w:t>
      </w:r>
    </w:p>
    <w:p w:rsidR="00B2319B" w:rsidRDefault="002A7DC3">
      <w:pPr>
        <w:spacing w:after="0" w:line="288" w:lineRule="auto"/>
        <w:jc w:val="both"/>
        <w:rPr>
          <w:rFonts w:ascii="Cambria" w:eastAsia="Cambria" w:hAnsi="Cambria" w:cs="Cambria"/>
          <w:color w:val="212529"/>
          <w:sz w:val="26"/>
          <w:szCs w:val="26"/>
        </w:rPr>
      </w:pPr>
      <w:r>
        <w:rPr>
          <w:rFonts w:ascii="Cambria" w:eastAsia="Cambria" w:hAnsi="Cambria" w:cs="Cambria"/>
          <w:i/>
          <w:color w:val="212529"/>
          <w:sz w:val="26"/>
          <w:szCs w:val="26"/>
        </w:rPr>
        <w:t>- Vùng mã hóa:</w:t>
      </w:r>
      <w:r>
        <w:rPr>
          <w:rFonts w:ascii="Cambria" w:eastAsia="Cambria" w:hAnsi="Cambria" w:cs="Cambria"/>
          <w:color w:val="212529"/>
          <w:sz w:val="26"/>
          <w:szCs w:val="26"/>
        </w:rPr>
        <w:t xml:space="preserve"> Chứa </w:t>
      </w:r>
      <w:r w:rsidRPr="00DC4A1A">
        <w:rPr>
          <w:rFonts w:ascii="Cambria" w:eastAsia="Cambria" w:hAnsi="Cambria" w:cs="Cambria"/>
          <w:color w:val="212529"/>
          <w:sz w:val="26"/>
          <w:szCs w:val="26"/>
          <w:u w:val="single"/>
        </w:rPr>
        <w:t>thông tin di truyền</w:t>
      </w:r>
      <w:r>
        <w:rPr>
          <w:rFonts w:ascii="Cambria" w:eastAsia="Cambria" w:hAnsi="Cambria" w:cs="Cambria"/>
          <w:color w:val="212529"/>
          <w:sz w:val="26"/>
          <w:szCs w:val="26"/>
        </w:rPr>
        <w:t xml:space="preserve"> quy định trình tự </w:t>
      </w:r>
      <w:r w:rsidRPr="00DC4A1A">
        <w:rPr>
          <w:rFonts w:ascii="Cambria" w:eastAsia="Cambria" w:hAnsi="Cambria" w:cs="Cambria"/>
          <w:color w:val="212529"/>
          <w:sz w:val="26"/>
          <w:szCs w:val="26"/>
          <w:u w:val="single"/>
        </w:rPr>
        <w:t>RNA</w:t>
      </w:r>
      <w:r>
        <w:rPr>
          <w:rFonts w:ascii="Cambria" w:eastAsia="Cambria" w:hAnsi="Cambria" w:cs="Cambria"/>
          <w:color w:val="212529"/>
          <w:sz w:val="26"/>
          <w:szCs w:val="26"/>
        </w:rPr>
        <w:t xml:space="preserve"> hoặc chuỗi </w:t>
      </w:r>
      <w:r w:rsidRPr="00DC4A1A">
        <w:rPr>
          <w:rFonts w:ascii="Cambria" w:eastAsia="Cambria" w:hAnsi="Cambria" w:cs="Cambria"/>
          <w:color w:val="212529"/>
          <w:sz w:val="26"/>
          <w:szCs w:val="26"/>
          <w:u w:val="single"/>
        </w:rPr>
        <w:t>polypeptide.</w:t>
      </w:r>
    </w:p>
    <w:p w:rsidR="00B2319B" w:rsidRDefault="002A7DC3">
      <w:pPr>
        <w:spacing w:after="0" w:line="288" w:lineRule="auto"/>
        <w:jc w:val="both"/>
        <w:rPr>
          <w:rFonts w:ascii="Cambria" w:eastAsia="Cambria" w:hAnsi="Cambria" w:cs="Cambria"/>
          <w:color w:val="212529"/>
          <w:sz w:val="26"/>
          <w:szCs w:val="26"/>
        </w:rPr>
      </w:pPr>
      <w:r>
        <w:rPr>
          <w:rFonts w:ascii="Cambria" w:eastAsia="Cambria" w:hAnsi="Cambria" w:cs="Cambria"/>
          <w:i/>
          <w:color w:val="212529"/>
          <w:sz w:val="26"/>
          <w:szCs w:val="26"/>
        </w:rPr>
        <w:t>-  Vùng kết thúc:</w:t>
      </w:r>
      <w:r>
        <w:rPr>
          <w:rFonts w:ascii="Cambria" w:eastAsia="Cambria" w:hAnsi="Cambria" w:cs="Cambria"/>
          <w:color w:val="212529"/>
          <w:sz w:val="26"/>
          <w:szCs w:val="26"/>
        </w:rPr>
        <w:t xml:space="preserve"> Mang </w:t>
      </w:r>
      <w:r w:rsidRPr="00DC4A1A">
        <w:rPr>
          <w:rFonts w:ascii="Cambria" w:eastAsia="Cambria" w:hAnsi="Cambria" w:cs="Cambria"/>
          <w:color w:val="212529"/>
          <w:sz w:val="26"/>
          <w:szCs w:val="26"/>
          <w:u w:val="single"/>
        </w:rPr>
        <w:t>tín hiệu</w:t>
      </w:r>
      <w:r>
        <w:rPr>
          <w:rFonts w:ascii="Cambria" w:eastAsia="Cambria" w:hAnsi="Cambria" w:cs="Cambria"/>
          <w:color w:val="212529"/>
          <w:sz w:val="26"/>
          <w:szCs w:val="26"/>
        </w:rPr>
        <w:t xml:space="preserve"> kết thúc quá trình</w:t>
      </w:r>
      <w:r w:rsidR="00DC4A1A">
        <w:rPr>
          <w:rFonts w:ascii="Cambria" w:eastAsia="Cambria" w:hAnsi="Cambria" w:cs="Cambria"/>
          <w:color w:val="212529"/>
          <w:sz w:val="26"/>
          <w:szCs w:val="26"/>
        </w:rPr>
        <w:t xml:space="preserve"> </w:t>
      </w:r>
      <w:r w:rsidR="00DC4A1A" w:rsidRPr="00DC4A1A">
        <w:rPr>
          <w:rFonts w:ascii="Cambria" w:eastAsia="Cambria" w:hAnsi="Cambria" w:cs="Cambria"/>
          <w:color w:val="212529"/>
          <w:sz w:val="26"/>
          <w:szCs w:val="26"/>
          <w:u w:val="single"/>
        </w:rPr>
        <w:t>phiên mã</w:t>
      </w:r>
      <w:r>
        <w:rPr>
          <w:rFonts w:ascii="Cambria" w:eastAsia="Cambria" w:hAnsi="Cambria" w:cs="Cambria"/>
          <w:color w:val="212529"/>
          <w:sz w:val="26"/>
          <w:szCs w:val="26"/>
        </w:rPr>
        <w:t xml:space="preserve"> tổng hợp RNA.</w:t>
      </w:r>
    </w:p>
    <w:p w:rsidR="00B2319B" w:rsidRDefault="002A7DC3">
      <w:pPr>
        <w:spacing w:after="0" w:line="288" w:lineRule="auto"/>
        <w:jc w:val="both"/>
        <w:rPr>
          <w:rFonts w:ascii="Cambria" w:eastAsia="Cambria" w:hAnsi="Cambria" w:cs="Cambria"/>
          <w:b/>
          <w:i/>
          <w:color w:val="212529"/>
          <w:sz w:val="26"/>
          <w:szCs w:val="26"/>
        </w:rPr>
      </w:pPr>
      <w:r>
        <w:rPr>
          <w:rFonts w:ascii="Cambria" w:eastAsia="Cambria" w:hAnsi="Cambria" w:cs="Cambria"/>
          <w:b/>
          <w:i/>
          <w:color w:val="212529"/>
          <w:sz w:val="26"/>
          <w:szCs w:val="26"/>
        </w:rPr>
        <w:t xml:space="preserve">- </w:t>
      </w:r>
      <w:r w:rsidR="006F05DB">
        <w:rPr>
          <w:rFonts w:ascii="Cambria" w:eastAsia="Cambria" w:hAnsi="Cambria" w:cs="Cambria"/>
          <w:b/>
          <w:i/>
          <w:color w:val="212529"/>
          <w:sz w:val="26"/>
          <w:szCs w:val="26"/>
        </w:rPr>
        <w:t>Phân loại gene d</w:t>
      </w:r>
      <w:r>
        <w:rPr>
          <w:rFonts w:ascii="Cambria" w:eastAsia="Cambria" w:hAnsi="Cambria" w:cs="Cambria"/>
          <w:b/>
          <w:i/>
          <w:color w:val="212529"/>
          <w:sz w:val="26"/>
          <w:szCs w:val="26"/>
        </w:rPr>
        <w:t>ựa vào chức năng</w:t>
      </w:r>
      <w:r w:rsidR="006F05DB">
        <w:rPr>
          <w:rFonts w:ascii="Cambria" w:eastAsia="Cambria" w:hAnsi="Cambria" w:cs="Cambria"/>
          <w:b/>
          <w:i/>
          <w:color w:val="212529"/>
          <w:sz w:val="26"/>
          <w:szCs w:val="26"/>
        </w:rPr>
        <w:t xml:space="preserve"> gồm</w:t>
      </w:r>
      <w:r>
        <w:rPr>
          <w:rFonts w:ascii="Cambria" w:eastAsia="Cambria" w:hAnsi="Cambria" w:cs="Cambria"/>
          <w:b/>
          <w:i/>
          <w:color w:val="212529"/>
          <w:sz w:val="26"/>
          <w:szCs w:val="26"/>
        </w:rPr>
        <w:t xml:space="preserve">: Gene </w:t>
      </w:r>
      <w:r w:rsidRPr="006F05DB">
        <w:rPr>
          <w:rFonts w:ascii="Cambria" w:eastAsia="Cambria" w:hAnsi="Cambria" w:cs="Cambria"/>
          <w:b/>
          <w:i/>
          <w:color w:val="212529"/>
          <w:sz w:val="26"/>
          <w:szCs w:val="26"/>
          <w:u w:val="single"/>
        </w:rPr>
        <w:t>cấu trúc</w:t>
      </w:r>
      <w:r>
        <w:rPr>
          <w:rFonts w:ascii="Cambria" w:eastAsia="Cambria" w:hAnsi="Cambria" w:cs="Cambria"/>
          <w:b/>
          <w:i/>
          <w:color w:val="212529"/>
          <w:sz w:val="26"/>
          <w:szCs w:val="26"/>
        </w:rPr>
        <w:t xml:space="preserve"> và gene </w:t>
      </w:r>
      <w:r w:rsidRPr="006F05DB">
        <w:rPr>
          <w:rFonts w:ascii="Cambria" w:eastAsia="Cambria" w:hAnsi="Cambria" w:cs="Cambria"/>
          <w:b/>
          <w:i/>
          <w:color w:val="212529"/>
          <w:sz w:val="26"/>
          <w:szCs w:val="26"/>
          <w:u w:val="single"/>
        </w:rPr>
        <w:t>điều hòa.</w:t>
      </w:r>
    </w:p>
    <w:p w:rsidR="00B2319B" w:rsidRDefault="00052609" w:rsidP="00052609">
      <w:pPr>
        <w:spacing w:after="0" w:line="288" w:lineRule="auto"/>
        <w:jc w:val="both"/>
        <w:rPr>
          <w:rFonts w:ascii="Cambria" w:eastAsia="Cambria" w:hAnsi="Cambria" w:cs="Cambria"/>
          <w:color w:val="212529"/>
          <w:sz w:val="26"/>
          <w:szCs w:val="26"/>
        </w:rPr>
      </w:pPr>
      <w:r>
        <w:rPr>
          <w:rFonts w:ascii="Cambria" w:eastAsia="Cambria" w:hAnsi="Cambria" w:cs="Cambria"/>
          <w:color w:val="212529"/>
          <w:sz w:val="26"/>
          <w:szCs w:val="26"/>
        </w:rPr>
        <w:t xml:space="preserve">- </w:t>
      </w:r>
      <w:r w:rsidR="002A7DC3">
        <w:rPr>
          <w:rFonts w:ascii="Cambria" w:eastAsia="Cambria" w:hAnsi="Cambria" w:cs="Cambria"/>
          <w:color w:val="212529"/>
          <w:sz w:val="26"/>
          <w:szCs w:val="26"/>
        </w:rPr>
        <w:t xml:space="preserve">Gene cấu trúc: Gene mã hóa protein có vai trò hình thành cấu trúc hoặc thực hiện một số chức năng </w:t>
      </w:r>
    </w:p>
    <w:p w:rsidR="00B2319B" w:rsidRDefault="002A7DC3">
      <w:pPr>
        <w:spacing w:after="0" w:line="288" w:lineRule="auto"/>
        <w:jc w:val="both"/>
        <w:rPr>
          <w:rFonts w:ascii="Cambria" w:eastAsia="Cambria" w:hAnsi="Cambria" w:cs="Cambria"/>
          <w:b/>
          <w:i/>
          <w:color w:val="212529"/>
          <w:sz w:val="26"/>
          <w:szCs w:val="26"/>
        </w:rPr>
      </w:pPr>
      <w:r>
        <w:rPr>
          <w:rFonts w:ascii="Cambria" w:eastAsia="Cambria" w:hAnsi="Cambria" w:cs="Cambria"/>
          <w:b/>
          <w:i/>
          <w:color w:val="212529"/>
          <w:sz w:val="26"/>
          <w:szCs w:val="26"/>
        </w:rPr>
        <w:t xml:space="preserve">- </w:t>
      </w:r>
      <w:r w:rsidR="00052609">
        <w:rPr>
          <w:rFonts w:ascii="Cambria" w:eastAsia="Cambria" w:hAnsi="Cambria" w:cs="Cambria"/>
          <w:b/>
          <w:i/>
          <w:color w:val="212529"/>
          <w:sz w:val="26"/>
          <w:szCs w:val="26"/>
        </w:rPr>
        <w:t>Phân loài gene d</w:t>
      </w:r>
      <w:r>
        <w:rPr>
          <w:rFonts w:ascii="Cambria" w:eastAsia="Cambria" w:hAnsi="Cambria" w:cs="Cambria"/>
          <w:b/>
          <w:i/>
          <w:color w:val="212529"/>
          <w:sz w:val="26"/>
          <w:szCs w:val="26"/>
        </w:rPr>
        <w:t xml:space="preserve">ựa vào cấu trúc vùng mã hóa: Gene </w:t>
      </w:r>
      <w:r w:rsidRPr="00052609">
        <w:rPr>
          <w:rFonts w:ascii="Cambria" w:eastAsia="Cambria" w:hAnsi="Cambria" w:cs="Cambria"/>
          <w:b/>
          <w:i/>
          <w:color w:val="212529"/>
          <w:sz w:val="26"/>
          <w:szCs w:val="26"/>
          <w:u w:val="single"/>
        </w:rPr>
        <w:t>không phân mảnh</w:t>
      </w:r>
      <w:r>
        <w:rPr>
          <w:rFonts w:ascii="Cambria" w:eastAsia="Cambria" w:hAnsi="Cambria" w:cs="Cambria"/>
          <w:b/>
          <w:i/>
          <w:color w:val="212529"/>
          <w:sz w:val="26"/>
          <w:szCs w:val="26"/>
        </w:rPr>
        <w:t xml:space="preserve"> và gene </w:t>
      </w:r>
      <w:r w:rsidRPr="00052609">
        <w:rPr>
          <w:rFonts w:ascii="Cambria" w:eastAsia="Cambria" w:hAnsi="Cambria" w:cs="Cambria"/>
          <w:b/>
          <w:i/>
          <w:color w:val="212529"/>
          <w:sz w:val="26"/>
          <w:szCs w:val="26"/>
          <w:u w:val="single"/>
        </w:rPr>
        <w:t>phân mảnh</w:t>
      </w:r>
      <w:r>
        <w:rPr>
          <w:rFonts w:ascii="Cambria" w:eastAsia="Cambria" w:hAnsi="Cambria" w:cs="Cambria"/>
          <w:b/>
          <w:i/>
          <w:color w:val="212529"/>
          <w:sz w:val="26"/>
          <w:szCs w:val="26"/>
        </w:rPr>
        <w:t>.</w:t>
      </w:r>
    </w:p>
    <w:p w:rsidR="00B2319B" w:rsidRDefault="00052609" w:rsidP="00052609">
      <w:pPr>
        <w:spacing w:after="0" w:line="288" w:lineRule="auto"/>
        <w:jc w:val="both"/>
        <w:rPr>
          <w:rFonts w:ascii="Cambria" w:eastAsia="Cambria" w:hAnsi="Cambria" w:cs="Cambria"/>
          <w:color w:val="212529"/>
          <w:sz w:val="26"/>
          <w:szCs w:val="26"/>
        </w:rPr>
      </w:pPr>
      <w:r>
        <w:rPr>
          <w:rFonts w:ascii="Cambria" w:eastAsia="Cambria" w:hAnsi="Cambria" w:cs="Cambria"/>
          <w:color w:val="212529"/>
          <w:sz w:val="26"/>
          <w:szCs w:val="26"/>
        </w:rPr>
        <w:t xml:space="preserve">- </w:t>
      </w:r>
      <w:r w:rsidR="002A7DC3">
        <w:rPr>
          <w:rFonts w:ascii="Cambria" w:eastAsia="Cambria" w:hAnsi="Cambria" w:cs="Cambria"/>
          <w:color w:val="212529"/>
          <w:sz w:val="26"/>
          <w:szCs w:val="26"/>
        </w:rPr>
        <w:t>Gene không phân mả</w:t>
      </w:r>
      <w:r>
        <w:rPr>
          <w:rFonts w:ascii="Cambria" w:eastAsia="Cambria" w:hAnsi="Cambria" w:cs="Cambria"/>
          <w:color w:val="212529"/>
          <w:sz w:val="26"/>
          <w:szCs w:val="26"/>
        </w:rPr>
        <w:t xml:space="preserve">nh có ở các sinh vật </w:t>
      </w:r>
      <w:r w:rsidRPr="00052609">
        <w:rPr>
          <w:rFonts w:ascii="Cambria" w:eastAsia="Cambria" w:hAnsi="Cambria" w:cs="Cambria"/>
          <w:color w:val="212529"/>
          <w:sz w:val="26"/>
          <w:szCs w:val="26"/>
          <w:u w:val="single"/>
        </w:rPr>
        <w:t>nhân sơ</w:t>
      </w:r>
      <w:r>
        <w:rPr>
          <w:rFonts w:ascii="Cambria" w:eastAsia="Cambria" w:hAnsi="Cambria" w:cs="Cambria"/>
          <w:color w:val="212529"/>
          <w:sz w:val="26"/>
          <w:szCs w:val="26"/>
        </w:rPr>
        <w:t xml:space="preserve"> và có v</w:t>
      </w:r>
      <w:r w:rsidR="002A7DC3">
        <w:rPr>
          <w:rFonts w:ascii="Cambria" w:eastAsia="Cambria" w:hAnsi="Cambria" w:cs="Cambria"/>
          <w:color w:val="212529"/>
          <w:sz w:val="26"/>
          <w:szCs w:val="26"/>
        </w:rPr>
        <w:t xml:space="preserve">ùng mã hóa </w:t>
      </w:r>
      <w:r w:rsidRPr="00052609">
        <w:rPr>
          <w:rFonts w:ascii="Cambria" w:eastAsia="Cambria" w:hAnsi="Cambria" w:cs="Cambria"/>
          <w:color w:val="212529"/>
          <w:sz w:val="26"/>
          <w:szCs w:val="26"/>
          <w:u w:val="single"/>
        </w:rPr>
        <w:t>liên tục</w:t>
      </w:r>
      <w:r>
        <w:rPr>
          <w:rFonts w:ascii="Cambria" w:eastAsia="Cambria" w:hAnsi="Cambria" w:cs="Cambria"/>
          <w:color w:val="212529"/>
          <w:sz w:val="26"/>
          <w:szCs w:val="26"/>
        </w:rPr>
        <w:t xml:space="preserve"> </w:t>
      </w:r>
      <w:r w:rsidR="002A7DC3">
        <w:rPr>
          <w:rFonts w:ascii="Cambria" w:eastAsia="Cambria" w:hAnsi="Cambria" w:cs="Cambria"/>
          <w:color w:val="212529"/>
          <w:sz w:val="26"/>
          <w:szCs w:val="26"/>
        </w:rPr>
        <w:t xml:space="preserve">chỉ có trình tự được dịch mã. </w:t>
      </w:r>
    </w:p>
    <w:p w:rsidR="00B2319B" w:rsidRDefault="00052609" w:rsidP="00052609">
      <w:pPr>
        <w:spacing w:after="0" w:line="288" w:lineRule="auto"/>
        <w:jc w:val="both"/>
        <w:rPr>
          <w:rFonts w:ascii="Cambria" w:eastAsia="Cambria" w:hAnsi="Cambria" w:cs="Cambria"/>
          <w:color w:val="212529"/>
          <w:sz w:val="26"/>
          <w:szCs w:val="26"/>
        </w:rPr>
      </w:pPr>
      <w:r>
        <w:rPr>
          <w:rFonts w:ascii="Cambria" w:eastAsia="Cambria" w:hAnsi="Cambria" w:cs="Cambria"/>
          <w:color w:val="212529"/>
          <w:sz w:val="26"/>
          <w:szCs w:val="26"/>
        </w:rPr>
        <w:t xml:space="preserve">- </w:t>
      </w:r>
      <w:r w:rsidR="002A7DC3">
        <w:rPr>
          <w:rFonts w:ascii="Cambria" w:eastAsia="Cambria" w:hAnsi="Cambria" w:cs="Cambria"/>
          <w:color w:val="212529"/>
          <w:sz w:val="26"/>
          <w:szCs w:val="26"/>
        </w:rPr>
        <w:t>Gene phân mả</w:t>
      </w:r>
      <w:r>
        <w:rPr>
          <w:rFonts w:ascii="Cambria" w:eastAsia="Cambria" w:hAnsi="Cambria" w:cs="Cambria"/>
          <w:color w:val="212529"/>
          <w:sz w:val="26"/>
          <w:szCs w:val="26"/>
        </w:rPr>
        <w:t xml:space="preserve">nh có ở các sinh vật </w:t>
      </w:r>
      <w:r w:rsidRPr="00052609">
        <w:rPr>
          <w:rFonts w:ascii="Cambria" w:eastAsia="Cambria" w:hAnsi="Cambria" w:cs="Cambria"/>
          <w:color w:val="212529"/>
          <w:sz w:val="26"/>
          <w:szCs w:val="26"/>
          <w:u w:val="single"/>
        </w:rPr>
        <w:t>nhân thực</w:t>
      </w:r>
      <w:r>
        <w:rPr>
          <w:rFonts w:ascii="Cambria" w:eastAsia="Cambria" w:hAnsi="Cambria" w:cs="Cambria"/>
          <w:color w:val="212529"/>
          <w:sz w:val="26"/>
          <w:szCs w:val="26"/>
        </w:rPr>
        <w:t xml:space="preserve"> và </w:t>
      </w:r>
      <w:proofErr w:type="gramStart"/>
      <w:r>
        <w:rPr>
          <w:rFonts w:ascii="Cambria" w:eastAsia="Cambria" w:hAnsi="Cambria" w:cs="Cambria"/>
          <w:color w:val="212529"/>
          <w:sz w:val="26"/>
          <w:szCs w:val="26"/>
        </w:rPr>
        <w:t>có  v</w:t>
      </w:r>
      <w:r w:rsidR="002A7DC3">
        <w:rPr>
          <w:rFonts w:ascii="Cambria" w:eastAsia="Cambria" w:hAnsi="Cambria" w:cs="Cambria"/>
          <w:color w:val="212529"/>
          <w:sz w:val="26"/>
          <w:szCs w:val="26"/>
        </w:rPr>
        <w:t>ùng</w:t>
      </w:r>
      <w:proofErr w:type="gramEnd"/>
      <w:r w:rsidR="002A7DC3">
        <w:rPr>
          <w:rFonts w:ascii="Cambria" w:eastAsia="Cambria" w:hAnsi="Cambria" w:cs="Cambria"/>
          <w:color w:val="212529"/>
          <w:sz w:val="26"/>
          <w:szCs w:val="26"/>
        </w:rPr>
        <w:t xml:space="preserve"> mã hóa</w:t>
      </w:r>
      <w:r>
        <w:rPr>
          <w:rFonts w:ascii="Cambria" w:eastAsia="Cambria" w:hAnsi="Cambria" w:cs="Cambria"/>
          <w:color w:val="212529"/>
          <w:sz w:val="26"/>
          <w:szCs w:val="26"/>
        </w:rPr>
        <w:t xml:space="preserve"> </w:t>
      </w:r>
      <w:r w:rsidRPr="00052609">
        <w:rPr>
          <w:rFonts w:ascii="Cambria" w:eastAsia="Cambria" w:hAnsi="Cambria" w:cs="Cambria"/>
          <w:color w:val="212529"/>
          <w:sz w:val="26"/>
          <w:szCs w:val="26"/>
          <w:u w:val="single"/>
        </w:rPr>
        <w:t>không liên tục</w:t>
      </w:r>
      <w:r w:rsidR="002A7DC3">
        <w:rPr>
          <w:rFonts w:ascii="Cambria" w:eastAsia="Cambria" w:hAnsi="Cambria" w:cs="Cambria"/>
          <w:color w:val="212529"/>
          <w:sz w:val="26"/>
          <w:szCs w:val="26"/>
        </w:rPr>
        <w:t xml:space="preserve"> gồm các đoạn trình tự được dịch mã (</w:t>
      </w:r>
      <w:r w:rsidR="002A7DC3" w:rsidRPr="00B63C38">
        <w:rPr>
          <w:rFonts w:ascii="Cambria" w:eastAsia="Cambria" w:hAnsi="Cambria" w:cs="Cambria"/>
          <w:color w:val="212529"/>
          <w:sz w:val="26"/>
          <w:szCs w:val="26"/>
          <w:u w:val="single"/>
        </w:rPr>
        <w:t>exon</w:t>
      </w:r>
      <w:r w:rsidR="002A7DC3">
        <w:rPr>
          <w:rFonts w:ascii="Cambria" w:eastAsia="Cambria" w:hAnsi="Cambria" w:cs="Cambria"/>
          <w:color w:val="212529"/>
          <w:sz w:val="26"/>
          <w:szCs w:val="26"/>
        </w:rPr>
        <w:t>) xen kẽ các đoạn không được dịch mã (</w:t>
      </w:r>
      <w:r w:rsidR="002A7DC3" w:rsidRPr="00B63C38">
        <w:rPr>
          <w:rFonts w:ascii="Cambria" w:eastAsia="Cambria" w:hAnsi="Cambria" w:cs="Cambria"/>
          <w:color w:val="212529"/>
          <w:sz w:val="26"/>
          <w:szCs w:val="26"/>
          <w:u w:val="single"/>
        </w:rPr>
        <w:t>intron</w:t>
      </w:r>
      <w:r w:rsidR="002A7DC3">
        <w:rPr>
          <w:rFonts w:ascii="Cambria" w:eastAsia="Cambria" w:hAnsi="Cambria" w:cs="Cambria"/>
          <w:color w:val="212529"/>
          <w:sz w:val="26"/>
          <w:szCs w:val="26"/>
        </w:rPr>
        <w:t xml:space="preserve">). </w:t>
      </w:r>
    </w:p>
    <w:p w:rsidR="009B2B57" w:rsidRPr="00C47EE9" w:rsidRDefault="009B2B57">
      <w:pPr>
        <w:spacing w:after="0" w:line="288" w:lineRule="auto"/>
        <w:jc w:val="both"/>
        <w:rPr>
          <w:rFonts w:ascii="Cambria" w:eastAsia="Cambria" w:hAnsi="Cambria" w:cs="Cambria"/>
          <w:color w:val="000000" w:themeColor="text1"/>
          <w:sz w:val="26"/>
          <w:szCs w:val="26"/>
        </w:rPr>
      </w:pPr>
      <w:r w:rsidRPr="00C47EE9">
        <w:rPr>
          <w:rFonts w:ascii="Cambria" w:eastAsia="Cambria" w:hAnsi="Cambria" w:cs="Cambria"/>
          <w:i/>
          <w:color w:val="000000" w:themeColor="text1"/>
          <w:sz w:val="26"/>
          <w:szCs w:val="26"/>
        </w:rPr>
        <w:t xml:space="preserve">- </w:t>
      </w:r>
      <w:r w:rsidRPr="00C47EE9">
        <w:rPr>
          <w:rFonts w:ascii="Cambria" w:eastAsia="Cambria" w:hAnsi="Cambria" w:cs="Cambria"/>
          <w:color w:val="000000" w:themeColor="text1"/>
          <w:sz w:val="26"/>
          <w:szCs w:val="26"/>
        </w:rPr>
        <w:t xml:space="preserve">Các enzyme tham gia tái bản DNA theo trình tự tái bản </w:t>
      </w:r>
      <w:proofErr w:type="gramStart"/>
      <w:r w:rsidRPr="00C47EE9">
        <w:rPr>
          <w:rFonts w:ascii="Cambria" w:eastAsia="Cambria" w:hAnsi="Cambria" w:cs="Cambria"/>
          <w:color w:val="000000" w:themeColor="text1"/>
          <w:sz w:val="26"/>
          <w:szCs w:val="26"/>
        </w:rPr>
        <w:t>là :</w:t>
      </w:r>
      <w:proofErr w:type="gramEnd"/>
      <w:r w:rsidRPr="00C47EE9">
        <w:rPr>
          <w:rFonts w:ascii="Cambria" w:eastAsia="Cambria" w:hAnsi="Cambria" w:cs="Cambria"/>
          <w:color w:val="000000" w:themeColor="text1"/>
          <w:sz w:val="26"/>
          <w:szCs w:val="26"/>
        </w:rPr>
        <w:t xml:space="preserve"> </w:t>
      </w:r>
      <w:r w:rsidRPr="00A73FEE">
        <w:rPr>
          <w:rFonts w:ascii="Cambria" w:eastAsia="Cambria" w:hAnsi="Cambria" w:cs="Cambria"/>
          <w:color w:val="000000" w:themeColor="text1"/>
          <w:sz w:val="26"/>
          <w:szCs w:val="26"/>
          <w:u w:val="single"/>
        </w:rPr>
        <w:t>Helicase</w:t>
      </w:r>
      <w:r w:rsidRPr="00C47EE9">
        <w:rPr>
          <w:rFonts w:ascii="Cambria" w:eastAsia="Cambria" w:hAnsi="Cambria" w:cs="Cambria"/>
          <w:color w:val="000000" w:themeColor="text1"/>
          <w:sz w:val="26"/>
          <w:szCs w:val="26"/>
        </w:rPr>
        <w:t xml:space="preserve">, </w:t>
      </w:r>
      <w:r w:rsidRPr="00A73FEE">
        <w:rPr>
          <w:rFonts w:ascii="Cambria" w:eastAsia="Cambria" w:hAnsi="Cambria" w:cs="Cambria"/>
          <w:color w:val="000000" w:themeColor="text1"/>
          <w:sz w:val="26"/>
          <w:szCs w:val="26"/>
          <w:u w:val="single"/>
        </w:rPr>
        <w:t>RNA-polymerase</w:t>
      </w:r>
      <w:r w:rsidRPr="00C47EE9">
        <w:rPr>
          <w:rFonts w:ascii="Cambria" w:eastAsia="Cambria" w:hAnsi="Cambria" w:cs="Cambria"/>
          <w:color w:val="000000" w:themeColor="text1"/>
          <w:sz w:val="26"/>
          <w:szCs w:val="26"/>
        </w:rPr>
        <w:t xml:space="preserve">, </w:t>
      </w:r>
      <w:r w:rsidRPr="00A73FEE">
        <w:rPr>
          <w:rFonts w:ascii="Cambria" w:eastAsia="Cambria" w:hAnsi="Cambria" w:cs="Cambria"/>
          <w:color w:val="000000" w:themeColor="text1"/>
          <w:sz w:val="26"/>
          <w:szCs w:val="26"/>
          <w:u w:val="single"/>
        </w:rPr>
        <w:t>DNA-polymerase</w:t>
      </w:r>
      <w:r w:rsidRPr="00C47EE9">
        <w:rPr>
          <w:rFonts w:ascii="Cambria" w:eastAsia="Cambria" w:hAnsi="Cambria" w:cs="Cambria"/>
          <w:color w:val="000000" w:themeColor="text1"/>
          <w:sz w:val="26"/>
          <w:szCs w:val="26"/>
        </w:rPr>
        <w:t xml:space="preserve"> và </w:t>
      </w:r>
      <w:r w:rsidRPr="00A73FEE">
        <w:rPr>
          <w:rFonts w:ascii="Cambria" w:eastAsia="Cambria" w:hAnsi="Cambria" w:cs="Cambria"/>
          <w:color w:val="000000" w:themeColor="text1"/>
          <w:sz w:val="26"/>
          <w:szCs w:val="26"/>
          <w:u w:val="single"/>
        </w:rPr>
        <w:t>ligase</w:t>
      </w:r>
      <w:r w:rsidR="00A73FEE">
        <w:rPr>
          <w:rFonts w:ascii="Cambria" w:eastAsia="Cambria" w:hAnsi="Cambria" w:cs="Cambria"/>
          <w:color w:val="000000" w:themeColor="text1"/>
          <w:sz w:val="26"/>
          <w:szCs w:val="26"/>
          <w:u w:val="single"/>
        </w:rPr>
        <w:t>.</w:t>
      </w:r>
    </w:p>
    <w:p w:rsidR="009B2B57" w:rsidRPr="00C47EE9" w:rsidRDefault="009B2B57">
      <w:pPr>
        <w:spacing w:after="0" w:line="288" w:lineRule="auto"/>
        <w:jc w:val="both"/>
        <w:rPr>
          <w:rFonts w:ascii="Cambria" w:eastAsia="Cambria" w:hAnsi="Cambria" w:cs="Cambria"/>
          <w:color w:val="000000" w:themeColor="text1"/>
          <w:sz w:val="26"/>
          <w:szCs w:val="26"/>
        </w:rPr>
      </w:pPr>
      <w:r w:rsidRPr="00C47EE9">
        <w:rPr>
          <w:rFonts w:ascii="Cambria" w:eastAsia="Cambria" w:hAnsi="Cambria" w:cs="Cambria"/>
          <w:color w:val="000000" w:themeColor="text1"/>
          <w:sz w:val="26"/>
          <w:szCs w:val="26"/>
        </w:rPr>
        <w:t xml:space="preserve">- Chức năng của enzyme helicase là: phá vỡ các liên kết </w:t>
      </w:r>
      <w:r w:rsidRPr="00ED0C69">
        <w:rPr>
          <w:rFonts w:ascii="Cambria" w:eastAsia="Cambria" w:hAnsi="Cambria" w:cs="Cambria"/>
          <w:color w:val="000000" w:themeColor="text1"/>
          <w:sz w:val="26"/>
          <w:szCs w:val="26"/>
          <w:u w:val="single"/>
        </w:rPr>
        <w:t>hydrogen</w:t>
      </w:r>
      <w:r w:rsidRPr="00C47EE9">
        <w:rPr>
          <w:rFonts w:ascii="Cambria" w:eastAsia="Cambria" w:hAnsi="Cambria" w:cs="Cambria"/>
          <w:color w:val="000000" w:themeColor="text1"/>
          <w:sz w:val="26"/>
          <w:szCs w:val="26"/>
        </w:rPr>
        <w:t xml:space="preserve"> tách hai mạch đơn của DNA tạo thành </w:t>
      </w:r>
      <w:r w:rsidRPr="00ED0C69">
        <w:rPr>
          <w:rFonts w:ascii="Cambria" w:eastAsia="Cambria" w:hAnsi="Cambria" w:cs="Cambria"/>
          <w:color w:val="000000" w:themeColor="text1"/>
          <w:sz w:val="26"/>
          <w:szCs w:val="26"/>
          <w:u w:val="single"/>
        </w:rPr>
        <w:t>chạ</w:t>
      </w:r>
      <w:r w:rsidR="00ED0C69">
        <w:rPr>
          <w:rFonts w:ascii="Cambria" w:eastAsia="Cambria" w:hAnsi="Cambria" w:cs="Cambria"/>
          <w:color w:val="000000" w:themeColor="text1"/>
          <w:sz w:val="26"/>
          <w:szCs w:val="26"/>
          <w:u w:val="single"/>
        </w:rPr>
        <w:t>c tái bả</w:t>
      </w:r>
      <w:r w:rsidRPr="00ED0C69">
        <w:rPr>
          <w:rFonts w:ascii="Cambria" w:eastAsia="Cambria" w:hAnsi="Cambria" w:cs="Cambria"/>
          <w:color w:val="000000" w:themeColor="text1"/>
          <w:sz w:val="26"/>
          <w:szCs w:val="26"/>
          <w:u w:val="single"/>
        </w:rPr>
        <w:t>n</w:t>
      </w:r>
      <w:r w:rsidRPr="00C47EE9">
        <w:rPr>
          <w:rFonts w:ascii="Cambria" w:eastAsia="Cambria" w:hAnsi="Cambria" w:cs="Cambria"/>
          <w:color w:val="000000" w:themeColor="text1"/>
          <w:sz w:val="26"/>
          <w:szCs w:val="26"/>
        </w:rPr>
        <w:t xml:space="preserve"> hình chữ Y để lộ ra hai mạch khuôn có chiều 3’ – 5’ và 5’ – 3’</w:t>
      </w:r>
    </w:p>
    <w:p w:rsidR="009B2B57" w:rsidRPr="00C47EE9" w:rsidRDefault="009B2B57">
      <w:pPr>
        <w:spacing w:after="0" w:line="288" w:lineRule="auto"/>
        <w:jc w:val="both"/>
        <w:rPr>
          <w:rFonts w:ascii="Cambria" w:eastAsia="Cambria" w:hAnsi="Cambria" w:cs="Cambria"/>
          <w:color w:val="000000" w:themeColor="text1"/>
          <w:sz w:val="26"/>
          <w:szCs w:val="26"/>
        </w:rPr>
      </w:pPr>
      <w:r w:rsidRPr="00C47EE9">
        <w:rPr>
          <w:rFonts w:ascii="Cambria" w:eastAsia="Cambria" w:hAnsi="Cambria" w:cs="Cambria"/>
          <w:color w:val="000000" w:themeColor="text1"/>
          <w:sz w:val="26"/>
          <w:szCs w:val="26"/>
        </w:rPr>
        <w:t xml:space="preserve">- Chức năng của enzyme RNA-polymerase là tổng hợp các </w:t>
      </w:r>
      <w:r w:rsidRPr="00831381">
        <w:rPr>
          <w:rFonts w:ascii="Cambria" w:eastAsia="Cambria" w:hAnsi="Cambria" w:cs="Cambria"/>
          <w:color w:val="000000" w:themeColor="text1"/>
          <w:sz w:val="26"/>
          <w:szCs w:val="26"/>
          <w:u w:val="single"/>
        </w:rPr>
        <w:t>đoạn mồi primer</w:t>
      </w:r>
      <w:r w:rsidRPr="00C47EE9">
        <w:rPr>
          <w:rFonts w:ascii="Cambria" w:eastAsia="Cambria" w:hAnsi="Cambria" w:cs="Cambria"/>
          <w:color w:val="000000" w:themeColor="text1"/>
          <w:sz w:val="26"/>
          <w:szCs w:val="26"/>
        </w:rPr>
        <w:t>.</w:t>
      </w:r>
    </w:p>
    <w:p w:rsidR="009B2B57" w:rsidRPr="00C47EE9" w:rsidRDefault="009B2B57">
      <w:pPr>
        <w:spacing w:after="0" w:line="288" w:lineRule="auto"/>
        <w:jc w:val="both"/>
        <w:rPr>
          <w:rFonts w:ascii="Cambria" w:eastAsia="Cambria" w:hAnsi="Cambria" w:cs="Cambria"/>
          <w:color w:val="000000" w:themeColor="text1"/>
          <w:sz w:val="26"/>
          <w:szCs w:val="26"/>
        </w:rPr>
      </w:pPr>
      <w:r w:rsidRPr="00C47EE9">
        <w:rPr>
          <w:rFonts w:ascii="Cambria" w:eastAsia="Cambria" w:hAnsi="Cambria" w:cs="Cambria"/>
          <w:color w:val="000000" w:themeColor="text1"/>
          <w:sz w:val="26"/>
          <w:szCs w:val="26"/>
        </w:rPr>
        <w:t xml:space="preserve">- Chức năng của enzyme DNA-polymerase là trượt trên mạch khuôn của gene theo chiều </w:t>
      </w:r>
      <w:r w:rsidRPr="00831381">
        <w:rPr>
          <w:rFonts w:ascii="Cambria" w:eastAsia="Cambria" w:hAnsi="Cambria" w:cs="Cambria"/>
          <w:color w:val="000000" w:themeColor="text1"/>
          <w:sz w:val="26"/>
          <w:szCs w:val="26"/>
          <w:u w:val="single"/>
        </w:rPr>
        <w:t>3’ – 5’</w:t>
      </w:r>
      <w:r w:rsidRPr="00C47EE9">
        <w:rPr>
          <w:rFonts w:ascii="Cambria" w:eastAsia="Cambria" w:hAnsi="Cambria" w:cs="Cambria"/>
          <w:color w:val="000000" w:themeColor="text1"/>
          <w:sz w:val="26"/>
          <w:szCs w:val="26"/>
        </w:rPr>
        <w:t xml:space="preserve"> để </w:t>
      </w:r>
      <w:r w:rsidRPr="00831381">
        <w:rPr>
          <w:rFonts w:ascii="Cambria" w:eastAsia="Cambria" w:hAnsi="Cambria" w:cs="Cambria"/>
          <w:color w:val="000000" w:themeColor="text1"/>
          <w:sz w:val="26"/>
          <w:szCs w:val="26"/>
          <w:u w:val="single"/>
        </w:rPr>
        <w:t>lắp ráp</w:t>
      </w:r>
      <w:r w:rsidRPr="00C47EE9">
        <w:rPr>
          <w:rFonts w:ascii="Cambria" w:eastAsia="Cambria" w:hAnsi="Cambria" w:cs="Cambria"/>
          <w:color w:val="000000" w:themeColor="text1"/>
          <w:sz w:val="26"/>
          <w:szCs w:val="26"/>
        </w:rPr>
        <w:t xml:space="preserve"> các nucleotide tự do vào mạch khuôn của gene theo nguyên tắc </w:t>
      </w:r>
      <w:r w:rsidRPr="00831381">
        <w:rPr>
          <w:rFonts w:ascii="Cambria" w:eastAsia="Cambria" w:hAnsi="Cambria" w:cs="Cambria"/>
          <w:color w:val="000000" w:themeColor="text1"/>
          <w:sz w:val="26"/>
          <w:szCs w:val="26"/>
          <w:u w:val="single"/>
        </w:rPr>
        <w:t>bổ sung</w:t>
      </w:r>
      <w:r w:rsidRPr="00C47EE9">
        <w:rPr>
          <w:rFonts w:ascii="Cambria" w:eastAsia="Cambria" w:hAnsi="Cambria" w:cs="Cambria"/>
          <w:color w:val="000000" w:themeColor="text1"/>
          <w:sz w:val="26"/>
          <w:szCs w:val="26"/>
        </w:rPr>
        <w:t xml:space="preserve"> và tổng hợp ra mạch bổ sung theo chiều </w:t>
      </w:r>
      <w:r w:rsidRPr="00831381">
        <w:rPr>
          <w:rFonts w:ascii="Cambria" w:eastAsia="Cambria" w:hAnsi="Cambria" w:cs="Cambria"/>
          <w:color w:val="000000" w:themeColor="text1"/>
          <w:sz w:val="26"/>
          <w:szCs w:val="26"/>
          <w:u w:val="single"/>
        </w:rPr>
        <w:t>5’ – 3’</w:t>
      </w:r>
      <w:r w:rsidRPr="00C47EE9">
        <w:rPr>
          <w:rFonts w:ascii="Cambria" w:eastAsia="Cambria" w:hAnsi="Cambria" w:cs="Cambria"/>
          <w:color w:val="000000" w:themeColor="text1"/>
          <w:sz w:val="26"/>
          <w:szCs w:val="26"/>
        </w:rPr>
        <w:t>.</w:t>
      </w:r>
    </w:p>
    <w:p w:rsidR="00C2359A" w:rsidRPr="00C47EE9" w:rsidRDefault="00C2359A">
      <w:pPr>
        <w:spacing w:after="0" w:line="288" w:lineRule="auto"/>
        <w:jc w:val="both"/>
        <w:rPr>
          <w:rFonts w:ascii="Cambria" w:eastAsia="Cambria" w:hAnsi="Cambria" w:cs="Cambria"/>
          <w:color w:val="000000" w:themeColor="text1"/>
          <w:sz w:val="26"/>
          <w:szCs w:val="26"/>
        </w:rPr>
      </w:pPr>
      <w:r w:rsidRPr="00C47EE9">
        <w:rPr>
          <w:rFonts w:ascii="Cambria" w:eastAsia="Cambria" w:hAnsi="Cambria" w:cs="Cambria"/>
          <w:color w:val="000000" w:themeColor="text1"/>
          <w:sz w:val="26"/>
          <w:szCs w:val="26"/>
        </w:rPr>
        <w:t xml:space="preserve">- Chức năng của enzyme ligase là nối các đoạn </w:t>
      </w:r>
      <w:r w:rsidRPr="00831381">
        <w:rPr>
          <w:rFonts w:ascii="Cambria" w:eastAsia="Cambria" w:hAnsi="Cambria" w:cs="Cambria"/>
          <w:color w:val="000000" w:themeColor="text1"/>
          <w:sz w:val="26"/>
          <w:szCs w:val="26"/>
          <w:u w:val="single"/>
        </w:rPr>
        <w:t>okazaki</w:t>
      </w:r>
      <w:r w:rsidRPr="00C47EE9">
        <w:rPr>
          <w:rFonts w:ascii="Cambria" w:eastAsia="Cambria" w:hAnsi="Cambria" w:cs="Cambria"/>
          <w:color w:val="000000" w:themeColor="text1"/>
          <w:sz w:val="26"/>
          <w:szCs w:val="26"/>
        </w:rPr>
        <w:t>.</w:t>
      </w:r>
    </w:p>
    <w:p w:rsidR="00B2319B" w:rsidRDefault="00B23CB2">
      <w:pPr>
        <w:spacing w:after="0" w:line="288" w:lineRule="auto"/>
        <w:jc w:val="both"/>
        <w:rPr>
          <w:rFonts w:ascii="Cambria" w:eastAsia="Cambria" w:hAnsi="Cambria" w:cs="Cambria"/>
          <w:b/>
          <w:color w:val="7030A0"/>
          <w:sz w:val="26"/>
          <w:szCs w:val="26"/>
        </w:rPr>
      </w:pPr>
      <w:r>
        <w:rPr>
          <w:rFonts w:ascii="Cambria" w:eastAsia="Cambria" w:hAnsi="Cambria" w:cs="Cambria"/>
          <w:b/>
          <w:i/>
          <w:color w:val="7030A0"/>
          <w:sz w:val="26"/>
          <w:szCs w:val="26"/>
        </w:rPr>
        <w:t xml:space="preserve">- </w:t>
      </w:r>
      <w:r>
        <w:rPr>
          <w:rFonts w:ascii="Cambria" w:eastAsia="Cambria" w:hAnsi="Cambria" w:cs="Cambria"/>
          <w:b/>
          <w:color w:val="7030A0"/>
          <w:sz w:val="26"/>
          <w:szCs w:val="26"/>
        </w:rPr>
        <w:t xml:space="preserve">Trên mạch khuôn có chiều 3’ – 5’ thì mạch bổ sung được tổng hợp </w:t>
      </w:r>
      <w:r w:rsidRPr="00DA4DAD">
        <w:rPr>
          <w:rFonts w:ascii="Cambria" w:eastAsia="Cambria" w:hAnsi="Cambria" w:cs="Cambria"/>
          <w:b/>
          <w:color w:val="7030A0"/>
          <w:sz w:val="26"/>
          <w:szCs w:val="26"/>
          <w:u w:val="single"/>
        </w:rPr>
        <w:t>liên tục.</w:t>
      </w:r>
    </w:p>
    <w:p w:rsidR="00B23CB2" w:rsidRDefault="00B23CB2" w:rsidP="00B23CB2">
      <w:pPr>
        <w:spacing w:after="0" w:line="288" w:lineRule="auto"/>
        <w:jc w:val="both"/>
        <w:rPr>
          <w:rFonts w:ascii="Cambria" w:eastAsia="Cambria" w:hAnsi="Cambria" w:cs="Cambria"/>
          <w:b/>
          <w:color w:val="7030A0"/>
          <w:sz w:val="26"/>
          <w:szCs w:val="26"/>
          <w:u w:val="single"/>
        </w:rPr>
      </w:pPr>
      <w:r>
        <w:rPr>
          <w:rFonts w:ascii="Cambria" w:eastAsia="Cambria" w:hAnsi="Cambria" w:cs="Cambria"/>
          <w:b/>
          <w:i/>
          <w:color w:val="7030A0"/>
          <w:sz w:val="26"/>
          <w:szCs w:val="26"/>
        </w:rPr>
        <w:t xml:space="preserve">- </w:t>
      </w:r>
      <w:r>
        <w:rPr>
          <w:rFonts w:ascii="Cambria" w:eastAsia="Cambria" w:hAnsi="Cambria" w:cs="Cambria"/>
          <w:b/>
          <w:color w:val="7030A0"/>
          <w:sz w:val="26"/>
          <w:szCs w:val="26"/>
        </w:rPr>
        <w:t>Trên mạch khuôn có chiề</w:t>
      </w:r>
      <w:r>
        <w:rPr>
          <w:rFonts w:ascii="Cambria" w:eastAsia="Cambria" w:hAnsi="Cambria" w:cs="Cambria"/>
          <w:b/>
          <w:color w:val="7030A0"/>
          <w:sz w:val="26"/>
          <w:szCs w:val="26"/>
        </w:rPr>
        <w:t>u 5’ – 3</w:t>
      </w:r>
      <w:proofErr w:type="gramStart"/>
      <w:r>
        <w:rPr>
          <w:rFonts w:ascii="Cambria" w:eastAsia="Cambria" w:hAnsi="Cambria" w:cs="Cambria"/>
          <w:b/>
          <w:color w:val="7030A0"/>
          <w:sz w:val="26"/>
          <w:szCs w:val="26"/>
        </w:rPr>
        <w:t xml:space="preserve">’ </w:t>
      </w:r>
      <w:r>
        <w:rPr>
          <w:rFonts w:ascii="Cambria" w:eastAsia="Cambria" w:hAnsi="Cambria" w:cs="Cambria"/>
          <w:b/>
          <w:color w:val="7030A0"/>
          <w:sz w:val="26"/>
          <w:szCs w:val="26"/>
        </w:rPr>
        <w:t xml:space="preserve"> thì</w:t>
      </w:r>
      <w:proofErr w:type="gramEnd"/>
      <w:r>
        <w:rPr>
          <w:rFonts w:ascii="Cambria" w:eastAsia="Cambria" w:hAnsi="Cambria" w:cs="Cambria"/>
          <w:b/>
          <w:color w:val="7030A0"/>
          <w:sz w:val="26"/>
          <w:szCs w:val="26"/>
        </w:rPr>
        <w:t xml:space="preserve"> mạch bổ sung được tổng hợp</w:t>
      </w:r>
      <w:r>
        <w:rPr>
          <w:rFonts w:ascii="Cambria" w:eastAsia="Cambria" w:hAnsi="Cambria" w:cs="Cambria"/>
          <w:b/>
          <w:color w:val="7030A0"/>
          <w:sz w:val="26"/>
          <w:szCs w:val="26"/>
        </w:rPr>
        <w:t xml:space="preserve"> </w:t>
      </w:r>
      <w:r w:rsidRPr="00DA4DAD">
        <w:rPr>
          <w:rFonts w:ascii="Cambria" w:eastAsia="Cambria" w:hAnsi="Cambria" w:cs="Cambria"/>
          <w:b/>
          <w:color w:val="7030A0"/>
          <w:sz w:val="26"/>
          <w:szCs w:val="26"/>
          <w:u w:val="single"/>
        </w:rPr>
        <w:t>không</w:t>
      </w:r>
      <w:r w:rsidRPr="00DA4DAD">
        <w:rPr>
          <w:rFonts w:ascii="Cambria" w:eastAsia="Cambria" w:hAnsi="Cambria" w:cs="Cambria"/>
          <w:b/>
          <w:color w:val="7030A0"/>
          <w:sz w:val="26"/>
          <w:szCs w:val="26"/>
          <w:u w:val="single"/>
        </w:rPr>
        <w:t xml:space="preserve"> liên tục</w:t>
      </w:r>
      <w:r>
        <w:rPr>
          <w:rFonts w:ascii="Cambria" w:eastAsia="Cambria" w:hAnsi="Cambria" w:cs="Cambria"/>
          <w:b/>
          <w:color w:val="7030A0"/>
          <w:sz w:val="26"/>
          <w:szCs w:val="26"/>
        </w:rPr>
        <w:t xml:space="preserve"> tạo ra các đoạn ngắn </w:t>
      </w:r>
      <w:r w:rsidRPr="00DA4DAD">
        <w:rPr>
          <w:rFonts w:ascii="Cambria" w:eastAsia="Cambria" w:hAnsi="Cambria" w:cs="Cambria"/>
          <w:b/>
          <w:color w:val="7030A0"/>
          <w:sz w:val="26"/>
          <w:szCs w:val="26"/>
          <w:u w:val="single"/>
        </w:rPr>
        <w:t>okazaki</w:t>
      </w:r>
      <w:r w:rsidR="00DA4DAD">
        <w:rPr>
          <w:rFonts w:ascii="Cambria" w:eastAsia="Cambria" w:hAnsi="Cambria" w:cs="Cambria"/>
          <w:b/>
          <w:color w:val="7030A0"/>
          <w:sz w:val="26"/>
          <w:szCs w:val="26"/>
          <w:u w:val="single"/>
        </w:rPr>
        <w:t>.</w:t>
      </w:r>
    </w:p>
    <w:p w:rsidR="00DA4DAD" w:rsidRPr="00DA4DAD" w:rsidRDefault="00DA4DAD" w:rsidP="00B23CB2">
      <w:pPr>
        <w:spacing w:after="0" w:line="288" w:lineRule="auto"/>
        <w:jc w:val="both"/>
        <w:rPr>
          <w:rFonts w:ascii="Cambria" w:eastAsia="Cambria" w:hAnsi="Cambria" w:cs="Cambria"/>
          <w:color w:val="7030A0"/>
          <w:sz w:val="26"/>
          <w:szCs w:val="26"/>
        </w:rPr>
      </w:pPr>
      <w:r>
        <w:rPr>
          <w:rFonts w:ascii="Cambria" w:eastAsia="Cambria" w:hAnsi="Cambria" w:cs="Cambria"/>
          <w:color w:val="7030A0"/>
          <w:sz w:val="26"/>
          <w:szCs w:val="26"/>
        </w:rPr>
        <w:t xml:space="preserve">- Sản phẩm của quá trình tái bản DNA là: một phân tử DNA qua một lần tái bản tạo thành </w:t>
      </w:r>
      <w:r w:rsidRPr="00C264A5">
        <w:rPr>
          <w:rFonts w:ascii="Cambria" w:eastAsia="Cambria" w:hAnsi="Cambria" w:cs="Cambria"/>
          <w:color w:val="7030A0"/>
          <w:sz w:val="26"/>
          <w:szCs w:val="26"/>
          <w:u w:val="single"/>
        </w:rPr>
        <w:t>2</w:t>
      </w:r>
      <w:r>
        <w:rPr>
          <w:rFonts w:ascii="Cambria" w:eastAsia="Cambria" w:hAnsi="Cambria" w:cs="Cambria"/>
          <w:color w:val="7030A0"/>
          <w:sz w:val="26"/>
          <w:szCs w:val="26"/>
        </w:rPr>
        <w:t xml:space="preserve"> phân tử </w:t>
      </w:r>
      <w:r w:rsidRPr="00C264A5">
        <w:rPr>
          <w:rFonts w:ascii="Cambria" w:eastAsia="Cambria" w:hAnsi="Cambria" w:cs="Cambria"/>
          <w:color w:val="7030A0"/>
          <w:sz w:val="26"/>
          <w:szCs w:val="26"/>
          <w:u w:val="single"/>
        </w:rPr>
        <w:t>DNA</w:t>
      </w:r>
      <w:r>
        <w:rPr>
          <w:rFonts w:ascii="Cambria" w:eastAsia="Cambria" w:hAnsi="Cambria" w:cs="Cambria"/>
          <w:color w:val="7030A0"/>
          <w:sz w:val="26"/>
          <w:szCs w:val="26"/>
        </w:rPr>
        <w:t xml:space="preserve"> giống nhau và giống DNA ban đầu</w:t>
      </w:r>
    </w:p>
    <w:p w:rsidR="00B23CB2" w:rsidRDefault="00B23CB2">
      <w:pPr>
        <w:spacing w:after="0" w:line="288" w:lineRule="auto"/>
        <w:jc w:val="both"/>
        <w:rPr>
          <w:rFonts w:ascii="Cambria" w:eastAsia="Cambria" w:hAnsi="Cambria" w:cs="Cambria"/>
          <w:b/>
          <w:color w:val="7030A0"/>
          <w:sz w:val="26"/>
          <w:szCs w:val="26"/>
        </w:rPr>
      </w:pPr>
    </w:p>
    <w:p w:rsidR="00B23CB2" w:rsidRPr="00B23CB2" w:rsidRDefault="00B23CB2">
      <w:pPr>
        <w:spacing w:after="0" w:line="288" w:lineRule="auto"/>
        <w:jc w:val="both"/>
        <w:rPr>
          <w:rFonts w:ascii="Cambria" w:eastAsia="Cambria" w:hAnsi="Cambria" w:cs="Cambria"/>
          <w:color w:val="212529"/>
          <w:sz w:val="26"/>
          <w:szCs w:val="26"/>
        </w:rPr>
      </w:pPr>
    </w:p>
    <w:p w:rsidR="00B2319B" w:rsidRDefault="002A7DC3">
      <w:pPr>
        <w:spacing w:after="0" w:line="288" w:lineRule="auto"/>
        <w:jc w:val="both"/>
        <w:rPr>
          <w:rFonts w:ascii="Cambria" w:eastAsia="Cambria" w:hAnsi="Cambria" w:cs="Cambria"/>
          <w:color w:val="212529"/>
          <w:sz w:val="26"/>
          <w:szCs w:val="26"/>
        </w:rPr>
      </w:pPr>
      <w:r>
        <w:rPr>
          <w:rFonts w:ascii="Cambria" w:eastAsia="Cambria" w:hAnsi="Cambria" w:cs="Cambria"/>
          <w:b/>
          <w:i/>
          <w:color w:val="7030A0"/>
          <w:sz w:val="26"/>
          <w:szCs w:val="26"/>
        </w:rPr>
        <w:t>3. Kết quả:</w:t>
      </w:r>
      <w:r>
        <w:rPr>
          <w:rFonts w:ascii="Cambria" w:eastAsia="Cambria" w:hAnsi="Cambria" w:cs="Cambria"/>
          <w:b/>
          <w:color w:val="7030A0"/>
          <w:sz w:val="26"/>
          <w:szCs w:val="26"/>
        </w:rPr>
        <w:t xml:space="preserve"> </w:t>
      </w:r>
      <w:r>
        <w:rPr>
          <w:rFonts w:ascii="Cambria" w:eastAsia="Cambria" w:hAnsi="Cambria" w:cs="Cambria"/>
          <w:color w:val="212529"/>
          <w:sz w:val="26"/>
          <w:szCs w:val="26"/>
        </w:rPr>
        <w:t>1 phân tử DNA mẹ qua quá trình tái bản tạo ra 2 phân tử DNA con</w:t>
      </w:r>
    </w:p>
    <w:p w:rsidR="00B2319B" w:rsidRDefault="00B2319B">
      <w:pPr>
        <w:spacing w:after="0" w:line="288" w:lineRule="auto"/>
        <w:jc w:val="both"/>
        <w:rPr>
          <w:rFonts w:ascii="Cambria" w:eastAsia="Cambria" w:hAnsi="Cambria" w:cs="Cambria"/>
          <w:b/>
          <w:color w:val="C00000"/>
          <w:sz w:val="26"/>
          <w:szCs w:val="26"/>
        </w:rPr>
      </w:pPr>
    </w:p>
    <w:p w:rsidR="0086540D" w:rsidRDefault="0086540D">
      <w:pPr>
        <w:spacing w:after="0" w:line="288" w:lineRule="auto"/>
        <w:jc w:val="both"/>
        <w:rPr>
          <w:rFonts w:ascii="Cambria" w:eastAsia="Cambria" w:hAnsi="Cambria" w:cs="Cambria"/>
          <w:b/>
          <w:color w:val="FF0000"/>
          <w:sz w:val="26"/>
          <w:szCs w:val="26"/>
        </w:rPr>
      </w:pPr>
      <w:r>
        <w:rPr>
          <w:rFonts w:ascii="Cambria" w:eastAsia="Cambria" w:hAnsi="Cambria" w:cs="Cambria"/>
          <w:b/>
          <w:color w:val="FF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 </w:t>
      </w:r>
      <w:r>
        <w:rPr>
          <w:rFonts w:ascii="Cambria" w:eastAsia="Cambria" w:hAnsi="Cambria" w:cs="Cambria"/>
          <w:color w:val="000000"/>
          <w:sz w:val="26"/>
          <w:szCs w:val="26"/>
        </w:rPr>
        <w:t>Một đoạn gene có trình tự nucleotide là 3’AGCTTAGCA5’. Trình tự các nucleotide trên mạch bổ sung của đoạn Gene trên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3’TCGAATCGT5’.</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5’AGCTTAGCA3’.</w:t>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C.</w:t>
      </w:r>
      <w:r>
        <w:rPr>
          <w:rFonts w:ascii="Cambria" w:eastAsia="Cambria" w:hAnsi="Cambria" w:cs="Cambria"/>
          <w:sz w:val="26"/>
          <w:szCs w:val="26"/>
        </w:rPr>
        <w:t xml:space="preserve"> </w:t>
      </w:r>
      <w:r>
        <w:rPr>
          <w:rFonts w:ascii="Cambria" w:eastAsia="Cambria" w:hAnsi="Cambria" w:cs="Cambria"/>
          <w:color w:val="000000"/>
          <w:sz w:val="26"/>
          <w:szCs w:val="26"/>
        </w:rPr>
        <w:t>5’TCGAATCGT3’.</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5’UCGAAUCGU3’.</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 </w:t>
      </w:r>
      <w:r>
        <w:rPr>
          <w:rFonts w:ascii="Cambria" w:eastAsia="Cambria" w:hAnsi="Cambria" w:cs="Cambria"/>
          <w:color w:val="000000"/>
          <w:sz w:val="26"/>
          <w:szCs w:val="26"/>
        </w:rPr>
        <w:t>Vùng kết thúc của gene nằm ở vị trí nào sau đây</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đầu 5’ mạch mã gốc của gene, mang tín hiệu kết thúc dịch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đầu 3’ mạch mã gốc của gene, mang tín hiệu kết thúc dịch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đầu 3’ mạch mã gốc của gene, mang tín hiệu kết thúc phiên mã.</w:t>
      </w:r>
    </w:p>
    <w:p w:rsidR="00B2319B"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u w:val="single"/>
        </w:rPr>
        <w:t>D.</w:t>
      </w:r>
      <w:r>
        <w:rPr>
          <w:rFonts w:ascii="Cambria" w:eastAsia="Cambria" w:hAnsi="Cambria" w:cs="Cambria"/>
          <w:sz w:val="26"/>
          <w:szCs w:val="26"/>
        </w:rPr>
        <w:t xml:space="preserve"> </w:t>
      </w:r>
      <w:r>
        <w:rPr>
          <w:rFonts w:ascii="Cambria" w:eastAsia="Cambria" w:hAnsi="Cambria" w:cs="Cambria"/>
          <w:color w:val="000000"/>
          <w:sz w:val="26"/>
          <w:szCs w:val="26"/>
        </w:rPr>
        <w:t>đầu 5’ mạch mã gốc của gene, mang tín hiệu kết thúc phiên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 </w:t>
      </w:r>
      <w:r>
        <w:rPr>
          <w:rFonts w:ascii="Cambria" w:eastAsia="Cambria" w:hAnsi="Cambria" w:cs="Cambria"/>
          <w:color w:val="000000"/>
          <w:sz w:val="26"/>
          <w:szCs w:val="26"/>
        </w:rPr>
        <w:t>Trong thành phần cấu trúc của một gene điển hình gồm có các phần</w:t>
      </w:r>
    </w:p>
    <w:p w:rsidR="00B2319B"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u w:val="single"/>
        </w:rPr>
        <w:t>A.</w:t>
      </w:r>
      <w:r>
        <w:rPr>
          <w:rFonts w:ascii="Cambria" w:eastAsia="Cambria" w:hAnsi="Cambria" w:cs="Cambria"/>
          <w:sz w:val="26"/>
          <w:szCs w:val="26"/>
        </w:rPr>
        <w:t xml:space="preserve"> </w:t>
      </w:r>
      <w:r>
        <w:rPr>
          <w:rFonts w:ascii="Cambria" w:eastAsia="Cambria" w:hAnsi="Cambria" w:cs="Cambria"/>
          <w:color w:val="000000"/>
          <w:sz w:val="26"/>
          <w:szCs w:val="26"/>
        </w:rPr>
        <w:t>Vùng điều hòa, vùng mã hóa và vùng kết thúc.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Vùng cấu trúc, vùng mã hóa và vùng kết thúc.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Vùng khởi động, vùng vận hành và vùng cấu trúc.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Vùng khởi động, vùng mã hóa và vùng kết thúc.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4. </w:t>
      </w:r>
      <w:r>
        <w:rPr>
          <w:rFonts w:ascii="Cambria" w:eastAsia="Cambria" w:hAnsi="Cambria" w:cs="Cambria"/>
          <w:color w:val="000000"/>
          <w:sz w:val="26"/>
          <w:szCs w:val="26"/>
        </w:rPr>
        <w:t>Vùng mã hóa gồm các bộ ba có đặc điểm</w:t>
      </w:r>
    </w:p>
    <w:p w:rsidR="00B2319B"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u w:val="single"/>
        </w:rPr>
        <w:t>A.</w:t>
      </w:r>
      <w:r>
        <w:rPr>
          <w:rFonts w:ascii="Cambria" w:eastAsia="Cambria" w:hAnsi="Cambria" w:cs="Cambria"/>
          <w:sz w:val="26"/>
          <w:szCs w:val="26"/>
        </w:rPr>
        <w:t xml:space="preserve"> </w:t>
      </w:r>
      <w:r>
        <w:rPr>
          <w:rFonts w:ascii="Cambria" w:eastAsia="Cambria" w:hAnsi="Cambria" w:cs="Cambria"/>
          <w:color w:val="000000"/>
          <w:sz w:val="26"/>
          <w:szCs w:val="26"/>
        </w:rPr>
        <w:t>Mang thông tin quy định trình tự RNA hoặc chuỗi polypeptide</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Mang tín hiệu mở đầu quá trình dịch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Mang tín hiệu mở đầu quá trình phiên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Mang tín hiệu kết thức quá trình dịch mã</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Câu 5. </w:t>
      </w:r>
      <w:r>
        <w:rPr>
          <w:rFonts w:ascii="Cambria" w:eastAsia="Cambria" w:hAnsi="Cambria" w:cs="Cambria"/>
          <w:color w:val="000000"/>
          <w:sz w:val="26"/>
          <w:szCs w:val="26"/>
        </w:rPr>
        <w:t xml:space="preserve">Mạch thứ nhất của gene có trình tự nucleotide là 3’AAACCAGGGTGC 5’. Tỉ lệ </w:t>
      </w:r>
      <w:r>
        <w:rPr>
          <w:sz w:val="36"/>
          <w:szCs w:val="36"/>
          <w:vertAlign w:val="subscript"/>
        </w:rPr>
        <w:object w:dxaOrig="656" w:dyaOrig="5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29.25pt" o:ole="">
            <v:imagedata r:id="rId7" o:title=""/>
          </v:shape>
          <o:OLEObject Type="Embed" ProgID="Equation.DSMT4" ShapeID="_x0000_i1025" DrawAspect="Content" ObjectID="_1852288176" r:id="rId8"/>
        </w:object>
      </w:r>
      <w:r>
        <w:rPr>
          <w:rFonts w:ascii="Cambria" w:eastAsia="Cambria" w:hAnsi="Cambria" w:cs="Cambria"/>
          <w:color w:val="000000"/>
          <w:sz w:val="26"/>
          <w:szCs w:val="26"/>
        </w:rPr>
        <w:t xml:space="preserve"> ở mạch thứ 2 của gene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t xml:space="preserve"> </w:t>
      </w:r>
      <w:r>
        <w:rPr>
          <w:sz w:val="36"/>
          <w:szCs w:val="36"/>
          <w:vertAlign w:val="subscript"/>
        </w:rPr>
        <w:object w:dxaOrig="215" w:dyaOrig="537">
          <v:shape id="_x0000_i1026" type="#_x0000_t75" style="width:10.5pt;height:27pt" o:ole="">
            <v:imagedata r:id="rId9" o:title=""/>
          </v:shape>
          <o:OLEObject Type="Embed" ProgID="Equation.DSMT4" ShapeID="_x0000_i1026" DrawAspect="Content" ObjectID="_1852288177" r:id="rId10"/>
        </w:object>
      </w:r>
      <w:r>
        <w:rPr>
          <w:rFonts w:ascii="Cambria" w:eastAsia="Cambria" w:hAnsi="Cambria" w:cs="Cambria"/>
          <w:sz w:val="26"/>
          <w:szCs w:val="26"/>
        </w:rP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1.</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C.</w:t>
      </w:r>
      <w:r>
        <w:rPr>
          <w:rFonts w:ascii="Cambria" w:eastAsia="Cambria" w:hAnsi="Cambria" w:cs="Cambria"/>
          <w:b/>
          <w:sz w:val="26"/>
          <w:szCs w:val="26"/>
        </w:rPr>
        <w:t xml:space="preserve"> </w:t>
      </w:r>
      <w:r>
        <w:rPr>
          <w:sz w:val="36"/>
          <w:szCs w:val="36"/>
          <w:vertAlign w:val="subscript"/>
        </w:rPr>
        <w:object w:dxaOrig="215" w:dyaOrig="537">
          <v:shape id="_x0000_i1027" type="#_x0000_t75" style="width:10.5pt;height:27pt" o:ole="">
            <v:imagedata r:id="rId11" o:title=""/>
          </v:shape>
          <o:OLEObject Type="Embed" ProgID="Equation.DSMT4" ShapeID="_x0000_i1027" DrawAspect="Content" ObjectID="_1852288178" r:id="rId12"/>
        </w:object>
      </w:r>
      <w: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2.</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6. </w:t>
      </w:r>
      <w:r>
        <w:rPr>
          <w:rFonts w:ascii="Cambria" w:eastAsia="Cambria" w:hAnsi="Cambria" w:cs="Cambria"/>
          <w:color w:val="000000"/>
          <w:sz w:val="26"/>
          <w:szCs w:val="26"/>
        </w:rPr>
        <w:t>Đơn phân cấu tạo nên DNA là</w:t>
      </w:r>
    </w:p>
    <w:p w:rsidR="00B2319B"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u w:val="single"/>
        </w:rPr>
        <w:t>A.</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Nucleotide.</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Amino acid.</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Monosaccharide.</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Glicerol.</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7. </w:t>
      </w:r>
      <w:r>
        <w:rPr>
          <w:rFonts w:ascii="Cambria" w:eastAsia="Cambria" w:hAnsi="Cambria" w:cs="Cambria"/>
          <w:color w:val="000000"/>
          <w:sz w:val="26"/>
          <w:szCs w:val="26"/>
        </w:rPr>
        <w:t>Trong các loại nucleotide tham gia cấu tạo nên DNA không có loại nào sau đây?</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Guanine (G).</w:t>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B.</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Uracil (U).</w:t>
      </w:r>
      <w:r w:rsidRPr="006B3150">
        <w:rPr>
          <w:rFonts w:ascii="Cambria" w:eastAsia="Cambria" w:hAnsi="Cambria" w:cs="Cambria"/>
          <w:sz w:val="26"/>
          <w:szCs w:val="26"/>
          <w:u w:val="single"/>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Adenine (A).</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Thymine (T).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8. </w:t>
      </w:r>
      <w:r>
        <w:rPr>
          <w:rFonts w:ascii="Cambria" w:eastAsia="Cambria" w:hAnsi="Cambria" w:cs="Cambria"/>
          <w:color w:val="000000"/>
          <w:sz w:val="26"/>
          <w:szCs w:val="26"/>
        </w:rPr>
        <w:t>Gene là một đoạn trình trự nucleotide trên DNA mang thông tin di truyền</w:t>
      </w:r>
    </w:p>
    <w:p w:rsidR="00B2319B" w:rsidRPr="006B3150" w:rsidRDefault="002A7DC3">
      <w:pPr>
        <w:spacing w:after="0" w:line="288" w:lineRule="auto"/>
        <w:jc w:val="both"/>
        <w:rPr>
          <w:rFonts w:ascii="Cambria" w:eastAsia="Cambria" w:hAnsi="Cambria" w:cs="Cambria"/>
          <w:sz w:val="26"/>
          <w:szCs w:val="26"/>
          <w:u w:val="single"/>
        </w:rPr>
      </w:pPr>
      <w:r w:rsidRPr="006B3150">
        <w:rPr>
          <w:rFonts w:ascii="Cambria" w:eastAsia="Cambria" w:hAnsi="Cambria" w:cs="Cambria"/>
          <w:b/>
          <w:sz w:val="26"/>
          <w:szCs w:val="26"/>
          <w:u w:val="single"/>
        </w:rPr>
        <w:t>A.</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Mã hóa cho một chuỗi polypeptide hoặc một phân tử RNA.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Quy định cơ chế di truyền.</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Quy định cấu trúc của một phân tử protein.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D.</w:t>
      </w:r>
      <w:r>
        <w:rPr>
          <w:rFonts w:ascii="Cambria" w:eastAsia="Cambria" w:hAnsi="Cambria" w:cs="Cambria"/>
          <w:color w:val="000000"/>
          <w:sz w:val="26"/>
          <w:szCs w:val="26"/>
        </w:rPr>
        <w:t xml:space="preserve"> Mã hóa các amino acid.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9. </w:t>
      </w:r>
      <w:r>
        <w:rPr>
          <w:rFonts w:ascii="Cambria" w:eastAsia="Cambria" w:hAnsi="Cambria" w:cs="Cambria"/>
          <w:color w:val="000000"/>
          <w:sz w:val="26"/>
          <w:szCs w:val="26"/>
        </w:rPr>
        <w:t>Mỗi gene mã hóa protein điển hình gồm 3 vùng trình tự nucleotide. Vùng điều hòa nằm ở</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Đầu 5’ của mạch mã gốc, có chức năng khởi động và điều hòa phiên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Đầu 3’ của mạch mã gốc, mang tín hiệu kết thúc phiên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Đầu 5’ của mạch mã gốc, mang tín hiệu kết thúc dịch mã.</w:t>
      </w:r>
    </w:p>
    <w:p w:rsidR="00B2319B" w:rsidRPr="006B3150" w:rsidRDefault="002A7DC3">
      <w:pPr>
        <w:spacing w:after="0" w:line="288" w:lineRule="auto"/>
        <w:jc w:val="both"/>
        <w:rPr>
          <w:rFonts w:ascii="Cambria" w:eastAsia="Cambria" w:hAnsi="Cambria" w:cs="Cambria"/>
          <w:sz w:val="26"/>
          <w:szCs w:val="26"/>
          <w:u w:val="single"/>
        </w:rPr>
      </w:pPr>
      <w:r w:rsidRPr="006B3150">
        <w:rPr>
          <w:rFonts w:ascii="Cambria" w:eastAsia="Cambria" w:hAnsi="Cambria" w:cs="Cambria"/>
          <w:b/>
          <w:sz w:val="26"/>
          <w:szCs w:val="26"/>
          <w:u w:val="single"/>
        </w:rPr>
        <w:lastRenderedPageBreak/>
        <w:t>D.</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Đầu 3’ của mạch mã gốc, có chức năng khởi động và điều hòa lượng sản phẩm của gene.</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10. </w:t>
      </w:r>
      <w:r>
        <w:rPr>
          <w:rFonts w:ascii="Cambria" w:eastAsia="Cambria" w:hAnsi="Cambria" w:cs="Cambria"/>
          <w:color w:val="000000"/>
          <w:sz w:val="26"/>
          <w:szCs w:val="26"/>
        </w:rPr>
        <w:t>Phát biểu nào sau đây là không đúng khi nói về gene cấu trúc: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Phần lớn các gene của sinh vật nhân thực có vùng mã hóa không liên tục, xen kẽ các đoạn mã hóa amino acid là các đoạn không mã hóa amino acid</w:t>
      </w:r>
      <w:r>
        <w:rPr>
          <w:rFonts w:ascii="Cambria" w:eastAsia="Cambria" w:hAnsi="Cambria" w:cs="Cambria"/>
          <w:b/>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Mỗi gene mã hóa protein điển hình gồm ba vùng trình tự nucleotide: vùng điều hoà, vùng mã hóa, vùng kết thúc.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 xml:space="preserve">Gene không phân mảnh là các gene có </w:t>
      </w:r>
      <w:proofErr w:type="gramStart"/>
      <w:r>
        <w:rPr>
          <w:rFonts w:ascii="Cambria" w:eastAsia="Cambria" w:hAnsi="Cambria" w:cs="Cambria"/>
          <w:color w:val="000000"/>
          <w:sz w:val="26"/>
          <w:szCs w:val="26"/>
        </w:rPr>
        <w:t>vùng  mã</w:t>
      </w:r>
      <w:proofErr w:type="gramEnd"/>
      <w:r>
        <w:rPr>
          <w:rFonts w:ascii="Cambria" w:eastAsia="Cambria" w:hAnsi="Cambria" w:cs="Cambria"/>
          <w:color w:val="000000"/>
          <w:sz w:val="26"/>
          <w:szCs w:val="26"/>
        </w:rPr>
        <w:t xml:space="preserve"> hóa liên tục, không chứa các đoạn không mã hóa amino acid (intron).</w:t>
      </w:r>
    </w:p>
    <w:p w:rsidR="00B2319B" w:rsidRPr="006B3150" w:rsidRDefault="002A7DC3">
      <w:pPr>
        <w:spacing w:after="0" w:line="288" w:lineRule="auto"/>
        <w:jc w:val="both"/>
        <w:rPr>
          <w:rFonts w:ascii="Cambria" w:eastAsia="Cambria" w:hAnsi="Cambria" w:cs="Cambria"/>
          <w:sz w:val="26"/>
          <w:szCs w:val="26"/>
          <w:u w:val="single"/>
        </w:rPr>
      </w:pPr>
      <w:r w:rsidRPr="006B3150">
        <w:rPr>
          <w:rFonts w:ascii="Cambria" w:eastAsia="Cambria" w:hAnsi="Cambria" w:cs="Cambria"/>
          <w:b/>
          <w:sz w:val="26"/>
          <w:szCs w:val="26"/>
          <w:u w:val="single"/>
        </w:rPr>
        <w:t>D.</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Vùng điều hòa nằm ở đầu 5’ của mạch mã gốc của gene, mang tín hiệu khởi động và kiểm soát quá trình phiên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11. </w:t>
      </w:r>
      <w:r>
        <w:rPr>
          <w:rFonts w:ascii="Cambria" w:eastAsia="Cambria" w:hAnsi="Cambria" w:cs="Cambria"/>
          <w:color w:val="000000"/>
          <w:sz w:val="26"/>
          <w:szCs w:val="26"/>
        </w:rPr>
        <w:t>Gene phân mảnh có đặc tính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Chia thành nhiều mảnh, mỗi mảnh một nơi.</w:t>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Gồm các nucleotide không nối liên tục.</w:t>
      </w:r>
    </w:p>
    <w:p w:rsidR="00B2319B"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Đoạn mã hóa xen lẫn các đoạn không mã hóa.</w:t>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Do các đoạn Okazaki gắn lại.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12. </w:t>
      </w:r>
      <w:r>
        <w:rPr>
          <w:rFonts w:ascii="Cambria" w:eastAsia="Cambria" w:hAnsi="Cambria" w:cs="Cambria"/>
          <w:color w:val="000000"/>
          <w:sz w:val="26"/>
          <w:szCs w:val="26"/>
        </w:rPr>
        <w:t>Sự khác nhau chủ yếu giữa gene cấu trúc và gene điều hòa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Gene cấu trúc tổng hợp ra các sản phẩm như protein trong khi gene điều hòa không tổng hợp ra sản phẩm.</w:t>
      </w:r>
    </w:p>
    <w:p w:rsidR="00B2319B" w:rsidRPr="006B3150" w:rsidRDefault="002A7DC3">
      <w:pPr>
        <w:spacing w:after="0" w:line="288" w:lineRule="auto"/>
        <w:jc w:val="both"/>
        <w:rPr>
          <w:rFonts w:ascii="Cambria" w:eastAsia="Cambria" w:hAnsi="Cambria" w:cs="Cambria"/>
          <w:sz w:val="26"/>
          <w:szCs w:val="26"/>
          <w:u w:val="single"/>
        </w:rPr>
      </w:pPr>
      <w:r w:rsidRPr="006B3150">
        <w:rPr>
          <w:rFonts w:ascii="Cambria" w:eastAsia="Cambria" w:hAnsi="Cambria" w:cs="Cambria"/>
          <w:b/>
          <w:sz w:val="26"/>
          <w:szCs w:val="26"/>
          <w:u w:val="single"/>
        </w:rPr>
        <w:t>B.</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 xml:space="preserve">Chức năng của sản phẩm.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Cấu trúc của gene.</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Tất cả đều sai.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13. </w:t>
      </w:r>
      <w:r>
        <w:rPr>
          <w:rFonts w:ascii="Cambria" w:eastAsia="Cambria" w:hAnsi="Cambria" w:cs="Cambria"/>
          <w:color w:val="000000"/>
          <w:sz w:val="26"/>
          <w:szCs w:val="26"/>
        </w:rPr>
        <w:t>Intron là</w:t>
      </w:r>
    </w:p>
    <w:p w:rsidR="00B2319B"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u w:val="single"/>
        </w:rPr>
        <w:t>A.</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Đoạn gene không mã hóa amino acid.</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Đoạn gene mã hóa amino acid.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Đoạn gene mang tín hiệu kết thúc phiên mã</w:t>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Gene phân mảnh xen kẽ với các exon.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14. </w:t>
      </w:r>
      <w:r>
        <w:rPr>
          <w:rFonts w:ascii="Cambria" w:eastAsia="Cambria" w:hAnsi="Cambria" w:cs="Cambria"/>
          <w:color w:val="000000"/>
          <w:sz w:val="26"/>
          <w:szCs w:val="26"/>
        </w:rPr>
        <w:t>Gene của loài sinh vật nào sau đây có cấu trúc phân mảnh</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Vi khuẩn lam.</w:t>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B.</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Nấm men.</w:t>
      </w:r>
      <w:r w:rsidRPr="006B3150">
        <w:rPr>
          <w:rFonts w:ascii="Cambria" w:eastAsia="Cambria" w:hAnsi="Cambria" w:cs="Cambria"/>
          <w:sz w:val="26"/>
          <w:szCs w:val="26"/>
          <w:u w:val="single"/>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Xạ khuẩn.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proofErr w:type="gramStart"/>
      <w:r>
        <w:rPr>
          <w:rFonts w:ascii="Cambria" w:eastAsia="Cambria" w:hAnsi="Cambria" w:cs="Cambria"/>
          <w:color w:val="000000"/>
          <w:sz w:val="26"/>
          <w:szCs w:val="26"/>
        </w:rPr>
        <w:t>E.coli</w:t>
      </w:r>
      <w:proofErr w:type="gramEnd"/>
      <w:r>
        <w:rPr>
          <w:rFonts w:ascii="Cambria" w:eastAsia="Cambria" w:hAnsi="Cambria" w:cs="Cambria"/>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15. </w:t>
      </w:r>
      <w:r>
        <w:rPr>
          <w:rFonts w:ascii="Cambria" w:eastAsia="Cambria" w:hAnsi="Cambria" w:cs="Cambria"/>
          <w:color w:val="000000"/>
          <w:sz w:val="26"/>
          <w:szCs w:val="26"/>
        </w:rPr>
        <w:t>Đoạn chứa thông tin mã hóa amino acid của gene ở tế bào nhân thực gọi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Nucleotide.</w:t>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B.</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Exon.</w:t>
      </w:r>
      <w:r w:rsidRPr="006B3150">
        <w:rPr>
          <w:rFonts w:ascii="Cambria" w:eastAsia="Cambria" w:hAnsi="Cambria" w:cs="Cambria"/>
          <w:sz w:val="26"/>
          <w:szCs w:val="26"/>
          <w:u w:val="single"/>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Codon.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Intron.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16. </w:t>
      </w:r>
      <w:r>
        <w:rPr>
          <w:rFonts w:ascii="Cambria" w:eastAsia="Cambria" w:hAnsi="Cambria" w:cs="Cambria"/>
          <w:color w:val="000000"/>
          <w:sz w:val="26"/>
          <w:szCs w:val="26"/>
        </w:rPr>
        <w:t>Vùng nào của gene quyết định cấu trúc phân tử prôtêin do nó quy định tổng hợp?</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Cả ba vùng của gene.</w:t>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Vùng điều hòa.</w:t>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Vùng mã hóa.</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Vùng kết thúc.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17. </w:t>
      </w:r>
      <w:r>
        <w:rPr>
          <w:rFonts w:ascii="Cambria" w:eastAsia="Cambria" w:hAnsi="Cambria" w:cs="Cambria"/>
          <w:color w:val="000000"/>
          <w:sz w:val="26"/>
          <w:szCs w:val="26"/>
        </w:rPr>
        <w:t>Nếu cùng chứa thông tin mã hóa cho 500 amino acid thì gene ở tế bào nhân thực hay tế bào nhân sơ dài hơn?</w:t>
      </w:r>
    </w:p>
    <w:p w:rsidR="00B2319B" w:rsidRPr="006B3150" w:rsidRDefault="002A7DC3">
      <w:pPr>
        <w:spacing w:after="0" w:line="288" w:lineRule="auto"/>
        <w:jc w:val="both"/>
        <w:rPr>
          <w:rFonts w:ascii="Cambria" w:eastAsia="Cambria" w:hAnsi="Cambria" w:cs="Cambria"/>
          <w:sz w:val="26"/>
          <w:szCs w:val="26"/>
          <w:u w:val="single"/>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Dài bằng nhau.</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B.</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Ở tế bào nhân thực dài hơn.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Ở tế bào nhân sơ dài hơn.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Lúc hơn, lúc kém tùy loài.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18. </w:t>
      </w:r>
      <w:r>
        <w:rPr>
          <w:rFonts w:ascii="Cambria" w:eastAsia="Cambria" w:hAnsi="Cambria" w:cs="Cambria"/>
          <w:color w:val="000000"/>
          <w:sz w:val="26"/>
          <w:szCs w:val="26"/>
        </w:rPr>
        <w:t>Vùng mã hoá của gene ở sinh vật nhân thực có 51 đoạn exon và intron xen kẽ. Số đoạn exon và intron lần lượt là</w:t>
      </w:r>
    </w:p>
    <w:p w:rsidR="00B2319B"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u w:val="single"/>
        </w:rPr>
        <w:t>A.</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26; 25.</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25; 26.</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24; 27.</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27; 24.</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19. </w:t>
      </w:r>
      <w:r>
        <w:rPr>
          <w:rFonts w:ascii="Cambria" w:eastAsia="Cambria" w:hAnsi="Cambria" w:cs="Cambria"/>
          <w:color w:val="000000"/>
          <w:sz w:val="26"/>
          <w:szCs w:val="26"/>
        </w:rPr>
        <w:t>Các nucleotide trên hai mạch của gene liên kết với nhau theo nguyên tắc bổ sung thì khẳng định nào sau đây sai?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A = 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G</w:t>
      </w:r>
      <w:r>
        <w:rPr>
          <w:rFonts w:ascii="Cambria" w:eastAsia="Cambria" w:hAnsi="Cambria" w:cs="Cambria"/>
          <w:color w:val="000000"/>
          <w:sz w:val="26"/>
          <w:szCs w:val="26"/>
          <w:vertAlign w:val="subscript"/>
        </w:rPr>
        <w:t>1</w:t>
      </w:r>
      <w:r>
        <w:rPr>
          <w:rFonts w:ascii="Cambria" w:eastAsia="Cambria" w:hAnsi="Cambria" w:cs="Cambria"/>
          <w:color w:val="000000"/>
          <w:sz w:val="26"/>
          <w:szCs w:val="26"/>
        </w:rPr>
        <w:t>= C</w:t>
      </w:r>
      <w:r>
        <w:rPr>
          <w:rFonts w:ascii="Cambria" w:eastAsia="Cambria" w:hAnsi="Cambria" w:cs="Cambria"/>
          <w:color w:val="000000"/>
          <w:sz w:val="26"/>
          <w:szCs w:val="26"/>
          <w:vertAlign w:val="subscript"/>
        </w:rPr>
        <w:t>2</w:t>
      </w:r>
      <w:r>
        <w:rPr>
          <w:rFonts w:ascii="Cambria" w:eastAsia="Cambria" w:hAnsi="Cambria" w:cs="Cambria"/>
          <w:color w:val="000000"/>
          <w:sz w:val="26"/>
          <w:szCs w:val="26"/>
        </w:rP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A</w:t>
      </w:r>
      <w:r w:rsidRPr="006B3150">
        <w:rPr>
          <w:rFonts w:ascii="Cambria" w:eastAsia="Cambria" w:hAnsi="Cambria" w:cs="Cambria"/>
          <w:color w:val="000000"/>
          <w:sz w:val="26"/>
          <w:szCs w:val="26"/>
          <w:u w:val="single"/>
          <w:vertAlign w:val="subscript"/>
        </w:rPr>
        <w:t>1</w:t>
      </w:r>
      <w:r w:rsidRPr="006B3150">
        <w:rPr>
          <w:rFonts w:ascii="Cambria" w:eastAsia="Cambria" w:hAnsi="Cambria" w:cs="Cambria"/>
          <w:color w:val="000000"/>
          <w:sz w:val="26"/>
          <w:szCs w:val="26"/>
          <w:u w:val="single"/>
        </w:rPr>
        <w:t>+T</w:t>
      </w:r>
      <w:r w:rsidRPr="006B3150">
        <w:rPr>
          <w:rFonts w:ascii="Cambria" w:eastAsia="Cambria" w:hAnsi="Cambria" w:cs="Cambria"/>
          <w:color w:val="000000"/>
          <w:sz w:val="26"/>
          <w:szCs w:val="26"/>
          <w:u w:val="single"/>
          <w:vertAlign w:val="subscript"/>
        </w:rPr>
        <w:t>1</w:t>
      </w:r>
      <w:r w:rsidRPr="006B3150">
        <w:rPr>
          <w:rFonts w:ascii="Cambria" w:eastAsia="Cambria" w:hAnsi="Cambria" w:cs="Cambria"/>
          <w:color w:val="000000"/>
          <w:sz w:val="26"/>
          <w:szCs w:val="26"/>
          <w:u w:val="single"/>
        </w:rPr>
        <w:t> = G</w:t>
      </w:r>
      <w:r w:rsidRPr="006B3150">
        <w:rPr>
          <w:rFonts w:ascii="Cambria" w:eastAsia="Cambria" w:hAnsi="Cambria" w:cs="Cambria"/>
          <w:color w:val="000000"/>
          <w:sz w:val="26"/>
          <w:szCs w:val="26"/>
          <w:u w:val="single"/>
          <w:vertAlign w:val="subscript"/>
        </w:rPr>
        <w:t>2</w:t>
      </w:r>
      <w:r w:rsidRPr="006B3150">
        <w:rPr>
          <w:rFonts w:ascii="Cambria" w:eastAsia="Cambria" w:hAnsi="Cambria" w:cs="Cambria"/>
          <w:color w:val="000000"/>
          <w:sz w:val="26"/>
          <w:szCs w:val="26"/>
          <w:u w:val="single"/>
        </w:rPr>
        <w:t>+C</w:t>
      </w:r>
      <w:r w:rsidRPr="006B3150">
        <w:rPr>
          <w:rFonts w:ascii="Cambria" w:eastAsia="Cambria" w:hAnsi="Cambria" w:cs="Cambria"/>
          <w:color w:val="000000"/>
          <w:sz w:val="26"/>
          <w:szCs w:val="26"/>
          <w:u w:val="single"/>
          <w:vertAlign w:val="subscript"/>
        </w:rPr>
        <w:t>2</w:t>
      </w:r>
      <w:r w:rsidRPr="006B3150">
        <w:rPr>
          <w:rFonts w:ascii="Cambria" w:eastAsia="Cambria" w:hAnsi="Cambria" w:cs="Cambria"/>
          <w:color w:val="000000"/>
          <w:sz w:val="26"/>
          <w:szCs w:val="26"/>
          <w:u w:val="single"/>
        </w:rP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A + G = N/2.</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20. </w:t>
      </w:r>
      <w:r>
        <w:rPr>
          <w:rFonts w:ascii="Cambria" w:eastAsia="Cambria" w:hAnsi="Cambria" w:cs="Cambria"/>
          <w:color w:val="000000"/>
          <w:sz w:val="26"/>
          <w:szCs w:val="26"/>
        </w:rPr>
        <w:t>Khẳng định %A = %T, % A + %G = 50%N luôn đúng trong trường hợp nào sau đây?</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DNA mạch vòng.</w:t>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B.</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DNA mạch kép.</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DNA mạch thẳng.</w:t>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DNA mạch đơn.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lastRenderedPageBreak/>
        <w:t xml:space="preserve">Câu 21. </w:t>
      </w:r>
      <w:r>
        <w:rPr>
          <w:rFonts w:ascii="Cambria" w:eastAsia="Cambria" w:hAnsi="Cambria" w:cs="Cambria"/>
          <w:color w:val="000000"/>
          <w:sz w:val="26"/>
          <w:szCs w:val="26"/>
        </w:rPr>
        <w:t xml:space="preserve">Người ta sử dụng 1 chuỗi polynucleotide có tỉ lệ </w:t>
      </w:r>
      <w:r>
        <w:rPr>
          <w:sz w:val="36"/>
          <w:szCs w:val="36"/>
          <w:vertAlign w:val="subscript"/>
        </w:rPr>
        <w:object w:dxaOrig="967" w:dyaOrig="591">
          <v:shape id="_x0000_i1028" type="#_x0000_t75" style="width:48pt;height:29.25pt" o:ole="">
            <v:imagedata r:id="rId13" o:title=""/>
          </v:shape>
          <o:OLEObject Type="Embed" ProgID="Equation.DSMT4" ShapeID="_x0000_i1028" DrawAspect="Content" ObjectID="_1852288179" r:id="rId14"/>
        </w:object>
      </w:r>
      <w:r>
        <w:rPr>
          <w:rFonts w:ascii="Cambria" w:eastAsia="Cambria" w:hAnsi="Cambria" w:cs="Cambria"/>
          <w:color w:val="000000"/>
          <w:sz w:val="26"/>
          <w:szCs w:val="26"/>
        </w:rPr>
        <w:t> để tổng hợp một chuỗi polynucleotide bổ sung có chiều dài bằng chuỗi polynucleotide này. Trong tổng số nucleotide tự do mà môi trường nội bào cung cấp có số loại (T+C) chiếm</w:t>
      </w:r>
    </w:p>
    <w:p w:rsidR="00B2319B"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u w:val="single"/>
        </w:rPr>
        <w:t xml:space="preserve">A. </w:t>
      </w:r>
      <w:r w:rsidRPr="006B3150">
        <w:rPr>
          <w:sz w:val="36"/>
          <w:szCs w:val="36"/>
          <w:u w:val="single"/>
          <w:vertAlign w:val="subscript"/>
        </w:rPr>
        <w:object w:dxaOrig="215" w:dyaOrig="537">
          <v:shape id="_x0000_i1029" type="#_x0000_t75" style="width:10.5pt;height:27pt" o:ole="">
            <v:imagedata r:id="rId15" o:title=""/>
          </v:shape>
          <o:OLEObject Type="Embed" ProgID="Equation.DSMT4" ShapeID="_x0000_i1029" DrawAspect="Content" ObjectID="_1852288180" r:id="rId16"/>
        </w:object>
      </w:r>
      <w:r w:rsidRPr="006B3150">
        <w:rPr>
          <w:u w:val="single"/>
        </w:rPr>
        <w:t>.</w:t>
      </w:r>
      <w:r w:rsidRPr="006B3150">
        <w:rPr>
          <w:rFonts w:ascii="Cambria" w:eastAsia="Cambria" w:hAnsi="Cambria" w:cs="Cambria"/>
          <w:sz w:val="26"/>
          <w:szCs w:val="26"/>
          <w:u w:val="single"/>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 xml:space="preserve">B. </w:t>
      </w:r>
      <w:r>
        <w:rPr>
          <w:sz w:val="36"/>
          <w:szCs w:val="36"/>
          <w:vertAlign w:val="subscript"/>
        </w:rPr>
        <w:object w:dxaOrig="193" w:dyaOrig="537">
          <v:shape id="_x0000_i1030" type="#_x0000_t75" style="width:9.75pt;height:27pt" o:ole="">
            <v:imagedata r:id="rId17" o:title=""/>
          </v:shape>
          <o:OLEObject Type="Embed" ProgID="Equation.DSMT4" ShapeID="_x0000_i1030" DrawAspect="Content" ObjectID="_1852288181" r:id="rId18"/>
        </w:object>
      </w:r>
      <w: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sz w:val="36"/>
          <w:szCs w:val="36"/>
          <w:vertAlign w:val="subscript"/>
        </w:rPr>
        <w:object w:dxaOrig="215" w:dyaOrig="537">
          <v:shape id="_x0000_i1031" type="#_x0000_t75" style="width:10.5pt;height:27pt" o:ole="">
            <v:imagedata r:id="rId19" o:title=""/>
          </v:shape>
          <o:OLEObject Type="Embed" ProgID="Equation.DSMT4" ShapeID="_x0000_i1031" DrawAspect="Content" ObjectID="_1852288182" r:id="rId20"/>
        </w:object>
      </w:r>
      <w:r>
        <w:t>.</w:t>
      </w:r>
      <w:r>
        <w:tab/>
      </w:r>
      <w:r>
        <w:tab/>
      </w:r>
      <w:r>
        <w:tab/>
      </w:r>
      <w:r>
        <w:tab/>
      </w:r>
      <w:r>
        <w:rPr>
          <w:rFonts w:ascii="Cambria" w:eastAsia="Cambria" w:hAnsi="Cambria" w:cs="Cambria"/>
          <w:b/>
          <w:sz w:val="26"/>
          <w:szCs w:val="26"/>
        </w:rPr>
        <w:t>D.</w:t>
      </w:r>
      <w:r>
        <w:rPr>
          <w:rFonts w:ascii="Cambria" w:eastAsia="Cambria" w:hAnsi="Cambria" w:cs="Cambria"/>
          <w:sz w:val="26"/>
          <w:szCs w:val="26"/>
        </w:rPr>
        <w:t xml:space="preserve"> </w:t>
      </w:r>
      <w:r>
        <w:rPr>
          <w:sz w:val="36"/>
          <w:szCs w:val="36"/>
          <w:vertAlign w:val="subscript"/>
        </w:rPr>
        <w:object w:dxaOrig="215" w:dyaOrig="537">
          <v:shape id="_x0000_i1032" type="#_x0000_t75" style="width:10.5pt;height:27pt" o:ole="">
            <v:imagedata r:id="rId21" o:title=""/>
          </v:shape>
          <o:OLEObject Type="Embed" ProgID="Equation.DSMT4" ShapeID="_x0000_i1032" DrawAspect="Content" ObjectID="_1852288183" r:id="rId22"/>
        </w:object>
      </w:r>
      <w: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22. </w:t>
      </w:r>
      <w:r>
        <w:rPr>
          <w:rFonts w:ascii="Cambria" w:eastAsia="Cambria" w:hAnsi="Cambria" w:cs="Cambria"/>
          <w:color w:val="000000"/>
          <w:sz w:val="26"/>
          <w:szCs w:val="26"/>
        </w:rPr>
        <w:t>Trình tự các nucleotide trên đoạn mạch gốc của gene là</w:t>
      </w:r>
      <w:r>
        <w:rPr>
          <w:rFonts w:ascii="Cambria" w:eastAsia="Cambria" w:hAnsi="Cambria" w:cs="Cambria"/>
          <w:sz w:val="26"/>
          <w:szCs w:val="26"/>
        </w:rPr>
        <w:t xml:space="preserve">: </w:t>
      </w:r>
      <w:r>
        <w:rPr>
          <w:rFonts w:ascii="Cambria" w:eastAsia="Cambria" w:hAnsi="Cambria" w:cs="Cambria"/>
          <w:color w:val="000000"/>
          <w:sz w:val="26"/>
          <w:szCs w:val="26"/>
        </w:rPr>
        <w:t>3’ ATGAGTGACCGTGGC 5’</w:t>
      </w:r>
      <w:r>
        <w:rPr>
          <w:rFonts w:ascii="Cambria" w:eastAsia="Cambria" w:hAnsi="Cambria" w:cs="Cambria"/>
          <w:sz w:val="26"/>
          <w:szCs w:val="26"/>
        </w:rPr>
        <w:t xml:space="preserve">. </w:t>
      </w:r>
      <w:r>
        <w:rPr>
          <w:rFonts w:ascii="Cambria" w:eastAsia="Cambria" w:hAnsi="Cambria" w:cs="Cambria"/>
          <w:color w:val="000000"/>
          <w:sz w:val="26"/>
          <w:szCs w:val="26"/>
        </w:rPr>
        <w:t>Đoạn gene này có</w:t>
      </w:r>
    </w:p>
    <w:p w:rsidR="00B2319B" w:rsidRPr="006B3150" w:rsidRDefault="002A7DC3">
      <w:pPr>
        <w:spacing w:after="0" w:line="288" w:lineRule="auto"/>
        <w:jc w:val="both"/>
        <w:rPr>
          <w:rFonts w:ascii="Cambria" w:eastAsia="Cambria" w:hAnsi="Cambria" w:cs="Cambria"/>
          <w:sz w:val="26"/>
          <w:szCs w:val="26"/>
          <w:u w:val="single"/>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 xml:space="preserve">Tỷ lệ </w:t>
      </w:r>
      <w:r>
        <w:rPr>
          <w:sz w:val="36"/>
          <w:szCs w:val="36"/>
          <w:vertAlign w:val="subscript"/>
        </w:rPr>
        <w:object w:dxaOrig="1010" w:dyaOrig="591">
          <v:shape id="_x0000_i1033" type="#_x0000_t75" style="width:50.25pt;height:29.25pt" o:ole="">
            <v:imagedata r:id="rId23" o:title=""/>
          </v:shape>
          <o:OLEObject Type="Embed" ProgID="Equation.DSMT4" ShapeID="_x0000_i1033" DrawAspect="Content" ObjectID="_1852288184" r:id="rId24"/>
        </w:object>
      </w:r>
      <w: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B.</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39 liên kết Hydrogene.</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30 cặp nucleotide.</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14 liên kết cộng hóa trị.</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23. </w:t>
      </w:r>
      <w:r>
        <w:rPr>
          <w:rFonts w:ascii="Cambria" w:eastAsia="Cambria" w:hAnsi="Cambria" w:cs="Cambria"/>
          <w:color w:val="000000"/>
          <w:sz w:val="26"/>
          <w:szCs w:val="26"/>
        </w:rPr>
        <w:t>Trong tế bào động vật, sự nhân đôi của DNA xảy ra ở</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Lục lạp, nhân, trung thể.</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Ti thể, nhân, lục lạp.</w:t>
      </w:r>
    </w:p>
    <w:p w:rsidR="00B2319B" w:rsidRPr="006B3150" w:rsidRDefault="002A7DC3">
      <w:pPr>
        <w:spacing w:after="0" w:line="288" w:lineRule="auto"/>
        <w:jc w:val="both"/>
        <w:rPr>
          <w:rFonts w:ascii="Cambria" w:eastAsia="Cambria" w:hAnsi="Cambria" w:cs="Cambria"/>
          <w:sz w:val="26"/>
          <w:szCs w:val="26"/>
          <w:u w:val="single"/>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Nhân, trung thể.</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D.</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Nhân, ti thể.</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24. </w:t>
      </w:r>
      <w:r>
        <w:rPr>
          <w:rFonts w:ascii="Cambria" w:eastAsia="Cambria" w:hAnsi="Cambria" w:cs="Cambria"/>
          <w:color w:val="000000"/>
          <w:sz w:val="26"/>
          <w:szCs w:val="26"/>
        </w:rPr>
        <w:t>Quá trình nhân đôi DNA được thực hiện theo nguyên tắc nào sau đây?</w:t>
      </w:r>
      <w:r>
        <w:rPr>
          <w:rFonts w:ascii="Cambria" w:eastAsia="Cambria" w:hAnsi="Cambria" w:cs="Cambria"/>
          <w:sz w:val="26"/>
          <w:szCs w:val="26"/>
        </w:rPr>
        <w:t xml:space="preserve">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Hai mạch được tổng hợp theo nguyên tắc bổ sung song song liên tục.</w:t>
      </w:r>
    </w:p>
    <w:p w:rsidR="00B2319B" w:rsidRPr="006B3150" w:rsidRDefault="002A7DC3">
      <w:pPr>
        <w:spacing w:after="0" w:line="288" w:lineRule="auto"/>
        <w:jc w:val="both"/>
        <w:rPr>
          <w:rFonts w:ascii="Cambria" w:eastAsia="Cambria" w:hAnsi="Cambria" w:cs="Cambria"/>
          <w:sz w:val="26"/>
          <w:szCs w:val="26"/>
          <w:u w:val="single"/>
        </w:rPr>
      </w:pPr>
      <w:r w:rsidRPr="006B3150">
        <w:rPr>
          <w:rFonts w:ascii="Cambria" w:eastAsia="Cambria" w:hAnsi="Cambria" w:cs="Cambria"/>
          <w:b/>
          <w:sz w:val="26"/>
          <w:szCs w:val="26"/>
          <w:u w:val="single"/>
        </w:rPr>
        <w:t>B.</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Nguyên tắc bổ sung và nguyên tắc bán bảo toàn.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Mạch liên tục hướng vào, mạch gián đoạn hướng ra chạc ba tái bản.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Một mạch được tổng hợp gián đoạn, một mạch được tổng hợp liên tục.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25. </w:t>
      </w:r>
      <w:r>
        <w:rPr>
          <w:rFonts w:ascii="Cambria" w:eastAsia="Cambria" w:hAnsi="Cambria" w:cs="Cambria"/>
          <w:color w:val="000000"/>
          <w:sz w:val="26"/>
          <w:szCs w:val="26"/>
        </w:rPr>
        <w:t>Quá trình nhân đôi DNA không có thành phần nào sau đây tham gia?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Các nucleotide tự do.</w:t>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Enzyme ligase.</w:t>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Amino acid.</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DNA polimerase.</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26. </w:t>
      </w:r>
      <w:r>
        <w:rPr>
          <w:rFonts w:ascii="Cambria" w:eastAsia="Cambria" w:hAnsi="Cambria" w:cs="Cambria"/>
          <w:color w:val="000000"/>
          <w:sz w:val="26"/>
          <w:szCs w:val="26"/>
        </w:rPr>
        <w:t>Cho hình vẽ dưới đây về các loại liên kết và thành phần trong phân tử DNA:</w:t>
      </w:r>
    </w:p>
    <w:p w:rsidR="00B2319B" w:rsidRDefault="002A7DC3">
      <w:pPr>
        <w:spacing w:after="0" w:line="288" w:lineRule="auto"/>
        <w:jc w:val="center"/>
        <w:rPr>
          <w:rFonts w:ascii="Cambria" w:eastAsia="Cambria" w:hAnsi="Cambria" w:cs="Cambria"/>
          <w:sz w:val="26"/>
          <w:szCs w:val="26"/>
        </w:rPr>
      </w:pPr>
      <w:r>
        <w:rPr>
          <w:rFonts w:ascii="Cambria" w:eastAsia="Cambria" w:hAnsi="Cambria" w:cs="Cambria"/>
          <w:noProof/>
          <w:sz w:val="26"/>
          <w:szCs w:val="26"/>
        </w:rPr>
        <w:drawing>
          <wp:inline distT="0" distB="0" distL="0" distR="0">
            <wp:extent cx="1854200" cy="812800"/>
            <wp:effectExtent l="0" t="0" r="0" b="0"/>
            <wp:docPr id="177499068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1854200" cy="812800"/>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 xml:space="preserve">Dựa vào hình này hãy cho biết trong các phát biểu sau đây, có bao nhiêu phát biểu </w:t>
      </w:r>
      <w:r>
        <w:rPr>
          <w:rFonts w:ascii="Cambria" w:eastAsia="Cambria" w:hAnsi="Cambria" w:cs="Cambria"/>
          <w:b/>
          <w:i/>
          <w:color w:val="000000"/>
          <w:sz w:val="26"/>
          <w:szCs w:val="26"/>
        </w:rPr>
        <w:t>sai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 xml:space="preserve">(a) </w:t>
      </w:r>
      <w:r>
        <w:rPr>
          <w:rFonts w:ascii="Cambria" w:eastAsia="Cambria" w:hAnsi="Cambria" w:cs="Cambria"/>
          <w:sz w:val="26"/>
          <w:szCs w:val="26"/>
        </w:rPr>
        <w:t>L</w:t>
      </w:r>
      <w:r>
        <w:rPr>
          <w:rFonts w:ascii="Cambria" w:eastAsia="Cambria" w:hAnsi="Cambria" w:cs="Cambria"/>
          <w:color w:val="000000"/>
          <w:sz w:val="26"/>
          <w:szCs w:val="26"/>
        </w:rPr>
        <w:t xml:space="preserve">iên kết </w:t>
      </w:r>
      <w:r>
        <w:rPr>
          <w:rFonts w:ascii="Cambria" w:eastAsia="Cambria" w:hAnsi="Cambria" w:cs="Cambria"/>
          <w:sz w:val="26"/>
          <w:szCs w:val="26"/>
        </w:rPr>
        <w:t>1</w:t>
      </w:r>
      <w:r>
        <w:rPr>
          <w:rFonts w:ascii="Cambria" w:eastAsia="Cambria" w:hAnsi="Cambria" w:cs="Cambria"/>
          <w:color w:val="000000"/>
          <w:sz w:val="26"/>
          <w:szCs w:val="26"/>
        </w:rPr>
        <w:t xml:space="preserve"> là liên kết cộng hóa trị (p</w:t>
      </w:r>
      <w:r>
        <w:rPr>
          <w:rFonts w:ascii="Cambria" w:eastAsia="Cambria" w:hAnsi="Cambria" w:cs="Cambria"/>
          <w:sz w:val="26"/>
          <w:szCs w:val="26"/>
        </w:rPr>
        <w:t>hosohodieste)</w:t>
      </w:r>
      <w:r>
        <w:rPr>
          <w:rFonts w:ascii="Cambria" w:eastAsia="Cambria" w:hAnsi="Cambria" w:cs="Cambria"/>
          <w:color w:val="000000"/>
          <w:sz w:val="26"/>
          <w:szCs w:val="26"/>
        </w:rPr>
        <w:t xml:space="preserve">.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 xml:space="preserve">(b) Liên kết 2 là liên kết este phosphase.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 xml:space="preserve">(c) Liên kết 4 là liên kết hydrogen.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(d) X là loại đường có công thức phân tử là C</w:t>
      </w:r>
      <w:r>
        <w:rPr>
          <w:rFonts w:ascii="Cambria" w:eastAsia="Cambria" w:hAnsi="Cambria" w:cs="Cambria"/>
          <w:color w:val="000000"/>
          <w:sz w:val="26"/>
          <w:szCs w:val="26"/>
          <w:vertAlign w:val="subscript"/>
        </w:rPr>
        <w:t>5</w:t>
      </w:r>
      <w:r>
        <w:rPr>
          <w:rFonts w:ascii="Cambria" w:eastAsia="Cambria" w:hAnsi="Cambria" w:cs="Cambria"/>
          <w:color w:val="000000"/>
          <w:sz w:val="26"/>
          <w:szCs w:val="26"/>
        </w:rPr>
        <w:t>H</w:t>
      </w:r>
      <w:r>
        <w:rPr>
          <w:rFonts w:ascii="Cambria" w:eastAsia="Cambria" w:hAnsi="Cambria" w:cs="Cambria"/>
          <w:color w:val="000000"/>
          <w:sz w:val="26"/>
          <w:szCs w:val="26"/>
          <w:vertAlign w:val="subscript"/>
        </w:rPr>
        <w:t>10</w:t>
      </w:r>
      <w:r>
        <w:rPr>
          <w:rFonts w:ascii="Cambria" w:eastAsia="Cambria" w:hAnsi="Cambria" w:cs="Cambria"/>
          <w:color w:val="000000"/>
          <w:sz w:val="26"/>
          <w:szCs w:val="26"/>
        </w:rPr>
        <w:t>O</w:t>
      </w:r>
      <w:r>
        <w:rPr>
          <w:rFonts w:ascii="Cambria" w:eastAsia="Cambria" w:hAnsi="Cambria" w:cs="Cambria"/>
          <w:color w:val="000000"/>
          <w:sz w:val="26"/>
          <w:szCs w:val="26"/>
          <w:vertAlign w:val="subscript"/>
        </w:rPr>
        <w:t>5</w:t>
      </w:r>
      <w:r>
        <w:rPr>
          <w:rFonts w:ascii="Cambria" w:eastAsia="Cambria" w:hAnsi="Cambria" w:cs="Cambria"/>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 xml:space="preserve">(e) Y và Z có thể cặp nitrogeneous base G và C hoặc ngược lại C và G.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2.</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1.</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3.</w:t>
      </w:r>
      <w:r w:rsidRPr="006B3150">
        <w:rPr>
          <w:rFonts w:ascii="Cambria" w:eastAsia="Cambria" w:hAnsi="Cambria" w:cs="Cambria"/>
          <w:sz w:val="26"/>
          <w:szCs w:val="26"/>
          <w:u w:val="single"/>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5.</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27. </w:t>
      </w:r>
      <w:r>
        <w:rPr>
          <w:rFonts w:ascii="Cambria" w:eastAsia="Cambria" w:hAnsi="Cambria" w:cs="Cambria"/>
          <w:color w:val="000000"/>
          <w:sz w:val="26"/>
          <w:szCs w:val="26"/>
        </w:rPr>
        <w:t>Trong quá trình nhân đôi DNA, một trong những vai trò của enzyme DNA polymerase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Bẻ gãy các liên kết hydrogene giữa hai mạch của phân tử DNA.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Nối các đoạn Okazaki để tạo thành mạch liên tục</w:t>
      </w:r>
      <w:r>
        <w:rPr>
          <w:rFonts w:ascii="Cambria" w:eastAsia="Cambria" w:hAnsi="Cambria" w:cs="Cambria"/>
          <w:b/>
          <w:color w:val="000000"/>
          <w:sz w:val="26"/>
          <w:szCs w:val="26"/>
        </w:rPr>
        <w:t>.</w:t>
      </w:r>
    </w:p>
    <w:p w:rsidR="00B2319B" w:rsidRPr="006B3150" w:rsidRDefault="002A7DC3">
      <w:pPr>
        <w:spacing w:after="0" w:line="288" w:lineRule="auto"/>
        <w:jc w:val="both"/>
        <w:rPr>
          <w:rFonts w:ascii="Cambria" w:eastAsia="Cambria" w:hAnsi="Cambria" w:cs="Cambria"/>
          <w:sz w:val="26"/>
          <w:szCs w:val="26"/>
          <w:u w:val="single"/>
        </w:rPr>
      </w:pP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Tổng hợp mạch mới theo nguyên tắc bổ sung với mạch khuôn của DNA.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Tháo xoắn và làm tách hai mạch của phân tử DNA.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28. </w:t>
      </w:r>
      <w:r>
        <w:rPr>
          <w:rFonts w:ascii="Cambria" w:eastAsia="Cambria" w:hAnsi="Cambria" w:cs="Cambria"/>
          <w:color w:val="000000"/>
          <w:sz w:val="26"/>
          <w:szCs w:val="26"/>
        </w:rPr>
        <w:t>Vì sao trên mạch khuôn 5’-3’, mạch mới lại được tổng hợp ngắt quãng?</w:t>
      </w:r>
    </w:p>
    <w:p w:rsidR="00B2319B" w:rsidRDefault="002A7DC3">
      <w:pPr>
        <w:spacing w:after="0" w:line="288" w:lineRule="auto"/>
        <w:jc w:val="center"/>
        <w:rPr>
          <w:rFonts w:ascii="Cambria" w:eastAsia="Cambria" w:hAnsi="Cambria" w:cs="Cambria"/>
          <w:sz w:val="26"/>
          <w:szCs w:val="26"/>
        </w:rPr>
      </w:pPr>
      <w:r>
        <w:rPr>
          <w:rFonts w:ascii="Cambria" w:eastAsia="Cambria" w:hAnsi="Cambria" w:cs="Cambria"/>
          <w:noProof/>
          <w:sz w:val="26"/>
          <w:szCs w:val="26"/>
        </w:rPr>
        <w:lastRenderedPageBreak/>
        <w:drawing>
          <wp:inline distT="0" distB="0" distL="0" distR="0">
            <wp:extent cx="3905250" cy="1485900"/>
            <wp:effectExtent l="0" t="0" r="0" b="0"/>
            <wp:docPr id="177499068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3905250" cy="1485900"/>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Vì trên gene có các đoạn Okazaki.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Vì gene không liên tục có các đoạn Exon và đoạn Intron xen kẽ nhau.</w:t>
      </w:r>
    </w:p>
    <w:p w:rsidR="00B2319B" w:rsidRPr="006B3150" w:rsidRDefault="002A7DC3">
      <w:pPr>
        <w:spacing w:after="0" w:line="288" w:lineRule="auto"/>
        <w:jc w:val="both"/>
        <w:rPr>
          <w:rFonts w:ascii="Cambria" w:eastAsia="Cambria" w:hAnsi="Cambria" w:cs="Cambria"/>
          <w:sz w:val="26"/>
          <w:szCs w:val="26"/>
          <w:u w:val="single"/>
        </w:rPr>
      </w:pP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Vì enzyme DNA polymerase chỉ tổng hợp mạch mới theo chiều 5’-3’.</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Vì enzyme DNA polymerase chỉ tổng hợp mạch mới theo chiều 3’-5’.</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29. </w:t>
      </w:r>
      <w:r>
        <w:rPr>
          <w:rFonts w:ascii="Cambria" w:eastAsia="Cambria" w:hAnsi="Cambria" w:cs="Cambria"/>
          <w:color w:val="000000"/>
          <w:sz w:val="26"/>
          <w:szCs w:val="26"/>
        </w:rPr>
        <w:t>Quá trình tự nhân đôi của DNA có các đặc điểm</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(1) Diễn ra ở trong nhân, tại kì trung gian của quá trình phân bào.</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(2) Diễn ra theo nguyên tắc bổ sung và nguyên tắc bán bảo tồn.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(3) Cả hai mạch đơn đều làm mạch khuôn để tổng hợp mạch mới.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(4) Đoạn Okazaki được tổng hợp theo chiều 5’ → 3’.</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(5) Khi một phân tử DNA tự nhân đôi 2 mạch mới được tổng hợp đều được kéo dài liên tục với sự phát triển của chạc chữ Y.</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(6) Qua một lần nhân đôi tạo ra hai DNA con có cấu trúc giống DNA mẹ.</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(1), (2), (3), (4), (5).</w:t>
      </w:r>
      <w:r>
        <w:rPr>
          <w:rFonts w:ascii="Cambria" w:eastAsia="Cambria" w:hAnsi="Cambria" w:cs="Cambria"/>
          <w:sz w:val="26"/>
          <w:szCs w:val="26"/>
        </w:rPr>
        <w:tab/>
      </w:r>
      <w:r w:rsidRPr="006B3150">
        <w:rPr>
          <w:rFonts w:ascii="Cambria" w:eastAsia="Cambria" w:hAnsi="Cambria" w:cs="Cambria"/>
          <w:b/>
          <w:sz w:val="26"/>
          <w:szCs w:val="26"/>
          <w:u w:val="single"/>
        </w:rPr>
        <w:t>B.</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(1), (2), (4), (5), (6)</w:t>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(1), (3), (4), (5), (6).</w:t>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(1), (2), (3), (4), (6).</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30. </w:t>
      </w:r>
      <w:r>
        <w:rPr>
          <w:rFonts w:ascii="Cambria" w:eastAsia="Cambria" w:hAnsi="Cambria" w:cs="Cambria"/>
          <w:color w:val="000000"/>
          <w:sz w:val="26"/>
          <w:szCs w:val="26"/>
        </w:rPr>
        <w:t>Mỗi DNA con sau khi nhân đôi đều có một mạch của DNA mẹ, mạch còn lại được hình thành từ các nucleotide tự do. Đây là cơ sở của nguyên tắc: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Bổ sung.</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Bán bảo tồn.</w:t>
      </w:r>
    </w:p>
    <w:p w:rsidR="00B2319B"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Bổ sung và bán bảo tồn.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Bổ sung và bảo tồn.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31. </w:t>
      </w:r>
      <w:r>
        <w:rPr>
          <w:rFonts w:ascii="Cambria" w:eastAsia="Cambria" w:hAnsi="Cambria" w:cs="Cambria"/>
          <w:color w:val="000000"/>
          <w:sz w:val="26"/>
          <w:szCs w:val="26"/>
        </w:rPr>
        <w:t>Làm thế nào người ta xác định được DNA được nhân đôi theo nguyên tắc nào?</w:t>
      </w:r>
    </w:p>
    <w:p w:rsidR="00B2319B" w:rsidRPr="006B3150" w:rsidRDefault="002A7DC3">
      <w:pPr>
        <w:spacing w:after="0" w:line="288" w:lineRule="auto"/>
        <w:jc w:val="both"/>
        <w:rPr>
          <w:rFonts w:ascii="Cambria" w:eastAsia="Cambria" w:hAnsi="Cambria" w:cs="Cambria"/>
          <w:sz w:val="26"/>
          <w:szCs w:val="26"/>
        </w:rPr>
      </w:pPr>
      <w:r w:rsidRPr="006B3150">
        <w:rPr>
          <w:rFonts w:ascii="Cambria" w:eastAsia="Cambria" w:hAnsi="Cambria" w:cs="Cambria"/>
          <w:b/>
          <w:sz w:val="26"/>
          <w:szCs w:val="26"/>
        </w:rPr>
        <w:t>A.</w:t>
      </w:r>
      <w:r w:rsidRPr="006B3150">
        <w:rPr>
          <w:rFonts w:ascii="Cambria" w:eastAsia="Cambria" w:hAnsi="Cambria" w:cs="Cambria"/>
          <w:sz w:val="26"/>
          <w:szCs w:val="26"/>
        </w:rPr>
        <w:t xml:space="preserve"> </w:t>
      </w:r>
      <w:r w:rsidRPr="006B3150">
        <w:rPr>
          <w:rFonts w:ascii="Cambria" w:eastAsia="Cambria" w:hAnsi="Cambria" w:cs="Cambria"/>
          <w:color w:val="000000"/>
          <w:sz w:val="26"/>
          <w:szCs w:val="26"/>
        </w:rPr>
        <w:t>Dùng phương pháp khuếch đại gene trong ống nghiệm.</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Dùng phương pháp nhiễu xạ rơn ghen (tia X).</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Đếm số lượng các đoạn Okazaki của DNA khi nhân đôi.</w:t>
      </w:r>
    </w:p>
    <w:p w:rsidR="00B2319B" w:rsidRPr="006B3150" w:rsidRDefault="002A7DC3">
      <w:pPr>
        <w:spacing w:after="0" w:line="288" w:lineRule="auto"/>
        <w:jc w:val="both"/>
        <w:rPr>
          <w:rFonts w:ascii="Cambria" w:eastAsia="Cambria" w:hAnsi="Cambria" w:cs="Cambria"/>
          <w:sz w:val="26"/>
          <w:szCs w:val="26"/>
          <w:u w:val="single"/>
        </w:rPr>
      </w:pPr>
      <w:r w:rsidRPr="006B3150">
        <w:rPr>
          <w:rFonts w:ascii="Cambria" w:eastAsia="Cambria" w:hAnsi="Cambria" w:cs="Cambria"/>
          <w:b/>
          <w:sz w:val="26"/>
          <w:szCs w:val="26"/>
          <w:u w:val="single"/>
        </w:rPr>
        <w:t>D.</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Dùng các nucleotide đánh dấu phóng xạ theo dõi kết quả nhân đôi DNA.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32. </w:t>
      </w:r>
      <w:r>
        <w:rPr>
          <w:rFonts w:ascii="Cambria" w:eastAsia="Cambria" w:hAnsi="Cambria" w:cs="Cambria"/>
          <w:color w:val="000000"/>
          <w:sz w:val="26"/>
          <w:szCs w:val="26"/>
        </w:rPr>
        <w:t>Hình bên mô tả cơ chế nhân đôi DNA, cách chú thích các vị trí a, b, c, d nào dưới đây là đúng?</w:t>
      </w:r>
      <w:r>
        <w:rPr>
          <w:noProof/>
        </w:rPr>
        <w:drawing>
          <wp:anchor distT="0" distB="0" distL="114300" distR="114300" simplePos="0" relativeHeight="251661312" behindDoc="0" locked="0" layoutInCell="1" hidden="0" allowOverlap="1">
            <wp:simplePos x="0" y="0"/>
            <wp:positionH relativeFrom="column">
              <wp:posOffset>5716</wp:posOffset>
            </wp:positionH>
            <wp:positionV relativeFrom="paragraph">
              <wp:posOffset>229870</wp:posOffset>
            </wp:positionV>
            <wp:extent cx="2171700" cy="1098550"/>
            <wp:effectExtent l="0" t="0" r="0" b="0"/>
            <wp:wrapSquare wrapText="bothSides" distT="0" distB="0" distL="114300" distR="114300"/>
            <wp:docPr id="1774990665" name="image23.png" descr="https://images.tuyensinh247.com/picture/images_question/1625213005-vvzi.jpg"/>
            <wp:cNvGraphicFramePr/>
            <a:graphic xmlns:a="http://schemas.openxmlformats.org/drawingml/2006/main">
              <a:graphicData uri="http://schemas.openxmlformats.org/drawingml/2006/picture">
                <pic:pic xmlns:pic="http://schemas.openxmlformats.org/drawingml/2006/picture">
                  <pic:nvPicPr>
                    <pic:cNvPr id="0" name="image23.png" descr="https://images.tuyensinh247.com/picture/images_question/1625213005-vvzi.jpg"/>
                    <pic:cNvPicPr preferRelativeResize="0"/>
                  </pic:nvPicPr>
                  <pic:blipFill>
                    <a:blip r:embed="rId27"/>
                    <a:srcRect/>
                    <a:stretch>
                      <a:fillRect/>
                    </a:stretch>
                  </pic:blipFill>
                  <pic:spPr>
                    <a:xfrm>
                      <a:off x="0" y="0"/>
                      <a:ext cx="2171700" cy="1098550"/>
                    </a:xfrm>
                    <a:prstGeom prst="rect">
                      <a:avLst/>
                    </a:prstGeom>
                    <a:ln/>
                  </pic:spPr>
                </pic:pic>
              </a:graphicData>
            </a:graphic>
          </wp:anchor>
        </w:drawing>
      </w:r>
    </w:p>
    <w:p w:rsidR="00B2319B" w:rsidRDefault="002A7DC3">
      <w:pPr>
        <w:spacing w:after="0" w:line="288" w:lineRule="auto"/>
        <w:ind w:firstLine="720"/>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a-3’; b-5’; c-3’; d-5’.</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a-5’; b-5’; c-3’; d-3’.</w:t>
      </w:r>
      <w:r>
        <w:rPr>
          <w:rFonts w:ascii="Cambria" w:eastAsia="Cambria" w:hAnsi="Cambria" w:cs="Cambria"/>
          <w:sz w:val="26"/>
          <w:szCs w:val="26"/>
        </w:rPr>
        <w:tab/>
      </w:r>
    </w:p>
    <w:p w:rsidR="00B2319B" w:rsidRDefault="002A7DC3">
      <w:pPr>
        <w:spacing w:after="0" w:line="288" w:lineRule="auto"/>
        <w:ind w:firstLine="720"/>
        <w:jc w:val="both"/>
        <w:rPr>
          <w:rFonts w:ascii="Cambria" w:eastAsia="Cambria" w:hAnsi="Cambria" w:cs="Cambria"/>
          <w:sz w:val="26"/>
          <w:szCs w:val="26"/>
        </w:rPr>
      </w:pP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a-3’; b-5’; c-5’; d-3’.</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a-5’; b-3’; c-3’; d-5’.</w:t>
      </w:r>
    </w:p>
    <w:p w:rsidR="00B2319B" w:rsidRDefault="00B2319B">
      <w:pPr>
        <w:spacing w:after="0" w:line="288" w:lineRule="auto"/>
        <w:jc w:val="both"/>
        <w:rPr>
          <w:rFonts w:ascii="Cambria" w:eastAsia="Cambria" w:hAnsi="Cambria" w:cs="Cambria"/>
          <w:b/>
          <w:color w:val="000000"/>
          <w:sz w:val="26"/>
          <w:szCs w:val="26"/>
        </w:rPr>
      </w:pPr>
    </w:p>
    <w:p w:rsidR="00B2319B" w:rsidRDefault="00B2319B">
      <w:pPr>
        <w:spacing w:after="0" w:line="288" w:lineRule="auto"/>
        <w:jc w:val="both"/>
        <w:rPr>
          <w:rFonts w:ascii="Cambria" w:eastAsia="Cambria" w:hAnsi="Cambria" w:cs="Cambria"/>
          <w:b/>
          <w:color w:val="000000"/>
          <w:sz w:val="26"/>
          <w:szCs w:val="26"/>
        </w:rPr>
      </w:pPr>
    </w:p>
    <w:p w:rsidR="00B2319B" w:rsidRDefault="00B2319B">
      <w:pPr>
        <w:spacing w:after="0" w:line="288" w:lineRule="auto"/>
        <w:jc w:val="both"/>
        <w:rPr>
          <w:rFonts w:ascii="Cambria" w:eastAsia="Cambria" w:hAnsi="Cambria" w:cs="Cambria"/>
          <w:b/>
          <w:color w:val="000000"/>
          <w:sz w:val="26"/>
          <w:szCs w:val="26"/>
        </w:rPr>
      </w:pP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Câu 33.</w:t>
      </w:r>
      <w:r>
        <w:rPr>
          <w:rFonts w:ascii="Cambria" w:eastAsia="Cambria" w:hAnsi="Cambria" w:cs="Cambria"/>
          <w:color w:val="000000"/>
          <w:sz w:val="26"/>
          <w:szCs w:val="26"/>
        </w:rPr>
        <w:t xml:space="preserve"> Đây là quá trình gì?</w:t>
      </w:r>
    </w:p>
    <w:p w:rsidR="00B2319B" w:rsidRDefault="002A7DC3">
      <w:pPr>
        <w:spacing w:after="0" w:line="288" w:lineRule="auto"/>
        <w:jc w:val="center"/>
        <w:rPr>
          <w:rFonts w:ascii="Cambria" w:eastAsia="Cambria" w:hAnsi="Cambria" w:cs="Cambria"/>
          <w:sz w:val="26"/>
          <w:szCs w:val="26"/>
        </w:rPr>
      </w:pPr>
      <w:r>
        <w:rPr>
          <w:rFonts w:ascii="Cambria" w:eastAsia="Cambria" w:hAnsi="Cambria" w:cs="Cambria"/>
          <w:noProof/>
          <w:sz w:val="26"/>
          <w:szCs w:val="26"/>
        </w:rPr>
        <w:lastRenderedPageBreak/>
        <w:drawing>
          <wp:inline distT="0" distB="0" distL="0" distR="0">
            <wp:extent cx="3385597" cy="1403784"/>
            <wp:effectExtent l="0" t="0" r="0" b="0"/>
            <wp:docPr id="177499068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3385597" cy="1403784"/>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Phiên mã.</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Dịch mã.</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Nhân đôi DNA.</w:t>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D.</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Nguyên phân.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34. </w:t>
      </w:r>
      <w:r>
        <w:rPr>
          <w:rFonts w:ascii="Cambria" w:eastAsia="Cambria" w:hAnsi="Cambria" w:cs="Cambria"/>
          <w:color w:val="000000"/>
          <w:sz w:val="26"/>
          <w:szCs w:val="26"/>
        </w:rPr>
        <w:t>Trong quá trình nhân đôi DNA, nucleotide loại A trên mạch khuôn liên kết với loại nucleotide nào ở môi trường nội bào?</w:t>
      </w:r>
    </w:p>
    <w:p w:rsidR="00B2319B" w:rsidRPr="006B3150" w:rsidRDefault="002A7DC3">
      <w:pPr>
        <w:spacing w:after="0" w:line="288" w:lineRule="auto"/>
        <w:jc w:val="both"/>
        <w:rPr>
          <w:rFonts w:ascii="Cambria" w:eastAsia="Cambria" w:hAnsi="Cambria" w:cs="Cambria"/>
          <w:sz w:val="26"/>
          <w:szCs w:val="26"/>
          <w:u w:val="single"/>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U.</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G.</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sidRPr="006B3150">
        <w:rPr>
          <w:rFonts w:ascii="Cambria" w:eastAsia="Cambria" w:hAnsi="Cambria" w:cs="Cambria"/>
          <w:b/>
          <w:sz w:val="26"/>
          <w:szCs w:val="26"/>
          <w:u w:val="single"/>
        </w:rPr>
        <w:t>D.</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35. </w:t>
      </w:r>
      <w:r>
        <w:rPr>
          <w:rFonts w:ascii="Cambria" w:eastAsia="Cambria" w:hAnsi="Cambria" w:cs="Cambria"/>
          <w:color w:val="000000"/>
          <w:sz w:val="26"/>
          <w:szCs w:val="26"/>
        </w:rPr>
        <w:t>Gene D ở sinh vật nhân sơ có 1500 cặp nucleotide và số nucleotide loại A chiếm 15% tổng số nucleotide của gene. Trên mạch 1 của gene có 150 số nucleotide loại T và có 450 số nucleotide G. Kết luận nào sau đây đúng khi nói về gene 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 xml:space="preserve">Trên mạch 1 của gene D có </w:t>
      </w:r>
      <w:r>
        <w:rPr>
          <w:sz w:val="36"/>
          <w:szCs w:val="36"/>
          <w:vertAlign w:val="subscript"/>
        </w:rPr>
        <w:object w:dxaOrig="591" w:dyaOrig="537">
          <v:shape id="_x0000_i1034" type="#_x0000_t75" style="width:29.25pt;height:27pt" o:ole="">
            <v:imagedata r:id="rId29" o:title=""/>
          </v:shape>
          <o:OLEObject Type="Embed" ProgID="Equation.DSMT4" ShapeID="_x0000_i1034" DrawAspect="Content" ObjectID="_1852288185" r:id="rId30"/>
        </w:object>
      </w:r>
      <w:r>
        <w:rPr>
          <w:rFonts w:ascii="Cambria" w:eastAsia="Cambria" w:hAnsi="Cambria" w:cs="Cambria"/>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Số liên kết hydrogen của gene D là 3450.</w:t>
      </w:r>
    </w:p>
    <w:p w:rsidR="00B2319B" w:rsidRPr="006B3150" w:rsidRDefault="002A7DC3">
      <w:pPr>
        <w:spacing w:after="0" w:line="288" w:lineRule="auto"/>
        <w:jc w:val="both"/>
        <w:rPr>
          <w:rFonts w:ascii="Cambria" w:eastAsia="Cambria" w:hAnsi="Cambria" w:cs="Cambria"/>
          <w:sz w:val="26"/>
          <w:szCs w:val="26"/>
          <w:u w:val="single"/>
        </w:rPr>
      </w:pPr>
      <w:r w:rsidRPr="006B3150">
        <w:rPr>
          <w:rFonts w:ascii="Cambria" w:eastAsia="Cambria" w:hAnsi="Cambria" w:cs="Cambria"/>
          <w:b/>
          <w:sz w:val="26"/>
          <w:szCs w:val="26"/>
          <w:u w:val="single"/>
        </w:rPr>
        <w:t>C.</w:t>
      </w:r>
      <w:r w:rsidRPr="006B3150">
        <w:rPr>
          <w:rFonts w:ascii="Cambria" w:eastAsia="Cambria" w:hAnsi="Cambria" w:cs="Cambria"/>
          <w:sz w:val="26"/>
          <w:szCs w:val="26"/>
          <w:u w:val="single"/>
        </w:rPr>
        <w:t xml:space="preserve"> </w:t>
      </w:r>
      <w:r w:rsidRPr="006B3150">
        <w:rPr>
          <w:rFonts w:ascii="Cambria" w:eastAsia="Cambria" w:hAnsi="Cambria" w:cs="Cambria"/>
          <w:color w:val="000000"/>
          <w:sz w:val="26"/>
          <w:szCs w:val="26"/>
          <w:u w:val="single"/>
        </w:rPr>
        <w:t>Trên mạch 2 của gene D có T = 2A.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Gene D có chiều dài 5100 nm.</w:t>
      </w:r>
    </w:p>
    <w:p w:rsidR="00B2319B" w:rsidRDefault="00E35906">
      <w:pPr>
        <w:spacing w:after="0" w:line="288" w:lineRule="auto"/>
        <w:jc w:val="both"/>
        <w:rPr>
          <w:rFonts w:ascii="Cambria" w:eastAsia="Cambria" w:hAnsi="Cambria" w:cs="Cambria"/>
          <w:b/>
          <w:sz w:val="26"/>
          <w:szCs w:val="26"/>
        </w:rPr>
      </w:pPr>
      <w:r>
        <w:rPr>
          <w:rFonts w:ascii="Cambria" w:eastAsia="Cambria" w:hAnsi="Cambria" w:cs="Cambria"/>
          <w:b/>
          <w:color w:val="00B050"/>
          <w:sz w:val="26"/>
          <w:szCs w:val="26"/>
          <w:u w:val="single"/>
        </w:rPr>
        <w:t>##</w:t>
      </w:r>
    </w:p>
    <w:p w:rsidR="00B2319B" w:rsidRDefault="002A7DC3">
      <w:pPr>
        <w:spacing w:after="0" w:line="288" w:lineRule="auto"/>
        <w:jc w:val="both"/>
        <w:rPr>
          <w:rFonts w:ascii="Cambria" w:eastAsia="Cambria" w:hAnsi="Cambria" w:cs="Cambria"/>
          <w:color w:val="000000"/>
          <w:sz w:val="26"/>
          <w:szCs w:val="26"/>
        </w:rPr>
      </w:pPr>
      <w:bookmarkStart w:id="0" w:name="_heading=h.gjdgxs" w:colFirst="0" w:colLast="0"/>
      <w:bookmarkEnd w:id="0"/>
      <w:r>
        <w:rPr>
          <w:rFonts w:ascii="Cambria" w:eastAsia="Cambria" w:hAnsi="Cambria" w:cs="Cambria"/>
          <w:b/>
          <w:color w:val="000000"/>
          <w:sz w:val="26"/>
          <w:szCs w:val="26"/>
        </w:rPr>
        <w:t xml:space="preserve">Câu 1. </w:t>
      </w:r>
      <w:r>
        <w:rPr>
          <w:rFonts w:ascii="Cambria" w:eastAsia="Cambria" w:hAnsi="Cambria" w:cs="Cambria"/>
          <w:color w:val="000000"/>
          <w:sz w:val="26"/>
          <w:szCs w:val="26"/>
        </w:rPr>
        <w:t>Hình bên dưới mô tả cấu trúc hóa học của DNA. Các nhận dưới đây là đúng hay sai?</w:t>
      </w:r>
    </w:p>
    <w:p w:rsidR="00A433B6" w:rsidRPr="00A433B6" w:rsidRDefault="002A7DC3" w:rsidP="00A433B6">
      <w:pPr>
        <w:spacing w:after="0" w:line="288" w:lineRule="auto"/>
        <w:jc w:val="center"/>
        <w:rPr>
          <w:rFonts w:ascii="Cambria" w:eastAsia="Cambria" w:hAnsi="Cambria" w:cs="Cambria"/>
          <w:b/>
          <w:color w:val="000000"/>
          <w:sz w:val="26"/>
          <w:szCs w:val="26"/>
        </w:rPr>
      </w:pPr>
      <w:r>
        <w:rPr>
          <w:rFonts w:ascii="Cambria" w:eastAsia="Cambria" w:hAnsi="Cambria" w:cs="Cambria"/>
          <w:b/>
          <w:noProof/>
          <w:color w:val="000000"/>
          <w:sz w:val="26"/>
          <w:szCs w:val="26"/>
        </w:rPr>
        <w:drawing>
          <wp:inline distT="0" distB="0" distL="0" distR="0">
            <wp:extent cx="3336961" cy="2328854"/>
            <wp:effectExtent l="0" t="0" r="0" b="0"/>
            <wp:docPr id="177499068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3336961" cy="2328854"/>
                    </a:xfrm>
                    <a:prstGeom prst="rect">
                      <a:avLst/>
                    </a:prstGeom>
                    <a:ln/>
                  </pic:spPr>
                </pic:pic>
              </a:graphicData>
            </a:graphic>
          </wp:inline>
        </w:drawing>
      </w:r>
    </w:p>
    <w:p w:rsidR="003E2C16" w:rsidRPr="003E2C16" w:rsidRDefault="003E2C16">
      <w:pPr>
        <w:spacing w:after="0" w:line="288" w:lineRule="auto"/>
        <w:jc w:val="both"/>
        <w:rPr>
          <w:rFonts w:ascii="Cambria" w:eastAsia="Cambria" w:hAnsi="Cambria" w:cs="Cambria"/>
          <w:b/>
          <w:color w:val="000000"/>
          <w:sz w:val="26"/>
          <w:szCs w:val="26"/>
          <w:u w:val="single"/>
        </w:rPr>
      </w:pPr>
      <w:r w:rsidRPr="003E2C16">
        <w:rPr>
          <w:rFonts w:ascii="Cambria" w:eastAsia="Cambria" w:hAnsi="Cambria" w:cs="Cambria"/>
          <w:b/>
          <w:color w:val="000000"/>
          <w:sz w:val="26"/>
          <w:szCs w:val="26"/>
          <w:u w:val="single"/>
        </w:rPr>
        <w:t>a.</w:t>
      </w:r>
      <w:r w:rsidRPr="003E2C16">
        <w:rPr>
          <w:rFonts w:ascii="Cambria" w:eastAsia="Cambria" w:hAnsi="Cambria" w:cs="Cambria"/>
          <w:color w:val="000000"/>
          <w:sz w:val="26"/>
          <w:szCs w:val="26"/>
          <w:u w:val="single"/>
        </w:rPr>
        <w:t xml:space="preserve"> Ở hầu hết sinh vật, DNA là vật chất di truyền, mỗi phân tử DNA được cấu trúc gồm 2 chuỗi polynucleotide.</w:t>
      </w:r>
    </w:p>
    <w:p w:rsidR="003E2C16" w:rsidRPr="003E2C16" w:rsidRDefault="003E2C16">
      <w:pPr>
        <w:spacing w:after="0" w:line="288" w:lineRule="auto"/>
        <w:jc w:val="both"/>
        <w:rPr>
          <w:rFonts w:ascii="Cambria" w:eastAsia="Cambria" w:hAnsi="Cambria" w:cs="Cambria"/>
          <w:b/>
          <w:color w:val="000000"/>
          <w:sz w:val="26"/>
          <w:szCs w:val="26"/>
          <w:u w:val="single"/>
        </w:rPr>
      </w:pPr>
      <w:r w:rsidRPr="003E2C16">
        <w:rPr>
          <w:rFonts w:ascii="Cambria" w:eastAsia="Cambria" w:hAnsi="Cambria" w:cs="Cambria"/>
          <w:b/>
          <w:color w:val="000000"/>
          <w:sz w:val="26"/>
          <w:szCs w:val="26"/>
          <w:u w:val="single"/>
        </w:rPr>
        <w:t>b.</w:t>
      </w:r>
      <w:r w:rsidRPr="003E2C16">
        <w:rPr>
          <w:rFonts w:ascii="Cambria" w:eastAsia="Cambria" w:hAnsi="Cambria" w:cs="Cambria"/>
          <w:color w:val="000000"/>
          <w:sz w:val="26"/>
          <w:szCs w:val="26"/>
          <w:u w:val="single"/>
        </w:rPr>
        <w:t xml:space="preserve"> DNA cấu tạo theo nguyên tắc đa phân, đơn phân là các nucleotide.</w:t>
      </w:r>
    </w:p>
    <w:p w:rsidR="003E2C16" w:rsidRDefault="003E2C16">
      <w:pPr>
        <w:spacing w:after="0"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c.</w:t>
      </w:r>
      <w:r>
        <w:rPr>
          <w:rFonts w:ascii="Cambria" w:eastAsia="Cambria" w:hAnsi="Cambria" w:cs="Cambria"/>
          <w:color w:val="000000"/>
          <w:sz w:val="26"/>
          <w:szCs w:val="26"/>
        </w:rPr>
        <w:t xml:space="preserve"> Các</w:t>
      </w:r>
      <w:r>
        <w:rPr>
          <w:rFonts w:ascii="Cambria" w:eastAsia="Cambria" w:hAnsi="Cambria" w:cs="Cambria"/>
          <w:b/>
          <w:color w:val="000000"/>
          <w:sz w:val="26"/>
          <w:szCs w:val="26"/>
        </w:rPr>
        <w:t xml:space="preserve"> </w:t>
      </w:r>
      <w:r>
        <w:rPr>
          <w:rFonts w:ascii="Cambria" w:eastAsia="Cambria" w:hAnsi="Cambria" w:cs="Cambria"/>
          <w:color w:val="000000"/>
          <w:sz w:val="26"/>
          <w:szCs w:val="26"/>
        </w:rPr>
        <w:t>nucleotide trên hai mạch đơn của DNA liên kết với nhau bằng liên kết cộng hóa trị theo nguyên tắc bổ sung.</w:t>
      </w:r>
    </w:p>
    <w:p w:rsidR="003E2C16" w:rsidRPr="003E2C16" w:rsidRDefault="003E2C16">
      <w:pPr>
        <w:spacing w:after="0" w:line="288" w:lineRule="auto"/>
        <w:jc w:val="both"/>
        <w:rPr>
          <w:rFonts w:ascii="Cambria" w:eastAsia="Cambria" w:hAnsi="Cambria" w:cs="Cambria"/>
          <w:b/>
          <w:color w:val="000000"/>
          <w:sz w:val="26"/>
          <w:szCs w:val="26"/>
          <w:u w:val="single"/>
        </w:rPr>
      </w:pPr>
      <w:r w:rsidRPr="003E2C16">
        <w:rPr>
          <w:rFonts w:ascii="Cambria" w:eastAsia="Cambria" w:hAnsi="Cambria" w:cs="Cambria"/>
          <w:b/>
          <w:color w:val="000000"/>
          <w:sz w:val="26"/>
          <w:szCs w:val="26"/>
          <w:u w:val="single"/>
        </w:rPr>
        <w:t>d.</w:t>
      </w:r>
      <w:r w:rsidRPr="003E2C16">
        <w:rPr>
          <w:rFonts w:ascii="Cambria" w:eastAsia="Cambria" w:hAnsi="Cambria" w:cs="Cambria"/>
          <w:color w:val="000000"/>
          <w:sz w:val="26"/>
          <w:szCs w:val="26"/>
          <w:u w:val="single"/>
        </w:rPr>
        <w:t xml:space="preserve"> Mỗi mạch polynucleotide luôn có số lượng A = T và G = C.</w:t>
      </w:r>
      <w:sdt>
        <w:sdtPr>
          <w:rPr>
            <w:u w:val="single"/>
          </w:rPr>
          <w:tag w:val="goog_rdk_0"/>
          <w:id w:val="1552728038"/>
        </w:sdtPr>
        <w:sdtContent>
          <w:ins w:id="1" w:author="Phạm Mạnh Tuấn" w:date="2024-09-30T09:41:00Z">
            <w:r w:rsidRPr="003E2C16">
              <w:rPr>
                <w:rFonts w:ascii="Cambria" w:eastAsia="Cambria" w:hAnsi="Cambria" w:cs="Cambria"/>
                <w:color w:val="000000"/>
                <w:sz w:val="26"/>
                <w:szCs w:val="26"/>
                <w:u w:val="single"/>
              </w:rPr>
              <w:t xml:space="preserve"> </w:t>
            </w:r>
          </w:ins>
        </w:sdtContent>
      </w:sdt>
    </w:p>
    <w:p w:rsidR="003E2C16" w:rsidRDefault="003E2C16">
      <w:pPr>
        <w:spacing w:after="0" w:line="288" w:lineRule="auto"/>
        <w:jc w:val="both"/>
        <w:rPr>
          <w:rFonts w:ascii="Cambria" w:eastAsia="Cambria" w:hAnsi="Cambria" w:cs="Cambria"/>
          <w:b/>
          <w:color w:val="000000"/>
          <w:sz w:val="26"/>
          <w:szCs w:val="26"/>
        </w:rPr>
      </w:pP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Câu 2. </w:t>
      </w:r>
      <w:r>
        <w:rPr>
          <w:rFonts w:ascii="Cambria" w:eastAsia="Cambria" w:hAnsi="Cambria" w:cs="Cambria"/>
          <w:color w:val="000000"/>
          <w:sz w:val="26"/>
          <w:szCs w:val="26"/>
        </w:rPr>
        <w:t>Dưới đây là sơ đồ khái quát cấu trúc một gene ở sinh vật nhân sơ (a) và sinh vật nhân thực (b). Các nhận định sau đây là đúng hay sai?</w:t>
      </w:r>
    </w:p>
    <w:p w:rsidR="00B01079" w:rsidRPr="002865D4" w:rsidRDefault="002A7DC3" w:rsidP="002865D4">
      <w:pPr>
        <w:spacing w:after="0" w:line="288" w:lineRule="auto"/>
        <w:jc w:val="center"/>
        <w:rPr>
          <w:rFonts w:ascii="Cambria" w:eastAsia="Cambria" w:hAnsi="Cambria" w:cs="Cambria"/>
          <w:color w:val="000000"/>
          <w:sz w:val="26"/>
          <w:szCs w:val="26"/>
        </w:rPr>
      </w:pPr>
      <w:r>
        <w:rPr>
          <w:rFonts w:ascii="Cambria" w:eastAsia="Cambria" w:hAnsi="Cambria" w:cs="Cambria"/>
          <w:noProof/>
          <w:color w:val="000000"/>
          <w:sz w:val="26"/>
          <w:szCs w:val="26"/>
        </w:rPr>
        <w:lastRenderedPageBreak/>
        <w:drawing>
          <wp:inline distT="0" distB="0" distL="0" distR="0">
            <wp:extent cx="3366063" cy="1308319"/>
            <wp:effectExtent l="0" t="0" r="0" b="0"/>
            <wp:docPr id="177499068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
                    <a:srcRect/>
                    <a:stretch>
                      <a:fillRect/>
                    </a:stretch>
                  </pic:blipFill>
                  <pic:spPr>
                    <a:xfrm>
                      <a:off x="0" y="0"/>
                      <a:ext cx="3366063" cy="1308319"/>
                    </a:xfrm>
                    <a:prstGeom prst="rect">
                      <a:avLst/>
                    </a:prstGeom>
                    <a:ln/>
                  </pic:spPr>
                </pic:pic>
              </a:graphicData>
            </a:graphic>
          </wp:inline>
        </w:drawing>
      </w:r>
    </w:p>
    <w:p w:rsidR="00B01079" w:rsidRPr="00B01079" w:rsidRDefault="00B01079">
      <w:pPr>
        <w:spacing w:after="0" w:line="288" w:lineRule="auto"/>
        <w:jc w:val="both"/>
        <w:rPr>
          <w:rFonts w:ascii="Cambria" w:eastAsia="Cambria" w:hAnsi="Cambria" w:cs="Cambria"/>
          <w:b/>
          <w:color w:val="000000"/>
          <w:sz w:val="26"/>
          <w:szCs w:val="26"/>
          <w:u w:val="single"/>
        </w:rPr>
      </w:pPr>
      <w:r w:rsidRPr="00B01079">
        <w:rPr>
          <w:rFonts w:ascii="Cambria" w:eastAsia="Cambria" w:hAnsi="Cambria" w:cs="Cambria"/>
          <w:b/>
          <w:color w:val="000000"/>
          <w:sz w:val="26"/>
          <w:szCs w:val="26"/>
          <w:u w:val="single"/>
        </w:rPr>
        <w:t xml:space="preserve">a. </w:t>
      </w:r>
      <w:r w:rsidRPr="00B01079">
        <w:rPr>
          <w:rFonts w:ascii="Cambria" w:eastAsia="Cambria" w:hAnsi="Cambria" w:cs="Cambria"/>
          <w:color w:val="000000"/>
          <w:sz w:val="26"/>
          <w:szCs w:val="26"/>
          <w:u w:val="single"/>
        </w:rPr>
        <w:t>Một gene có cấu trúc gồm vùng điều hòa, vùng mã hóa và vùng kết thúc.</w:t>
      </w:r>
    </w:p>
    <w:p w:rsidR="00B01079" w:rsidRPr="00B01079" w:rsidRDefault="00B01079">
      <w:pPr>
        <w:spacing w:after="0" w:line="288" w:lineRule="auto"/>
        <w:jc w:val="both"/>
        <w:rPr>
          <w:rFonts w:ascii="Cambria" w:eastAsia="Cambria" w:hAnsi="Cambria" w:cs="Cambria"/>
          <w:b/>
          <w:color w:val="000000"/>
          <w:sz w:val="26"/>
          <w:szCs w:val="26"/>
          <w:u w:val="single"/>
        </w:rPr>
      </w:pPr>
      <w:r w:rsidRPr="00B01079">
        <w:rPr>
          <w:rFonts w:ascii="Cambria" w:eastAsia="Cambria" w:hAnsi="Cambria" w:cs="Cambria"/>
          <w:b/>
          <w:color w:val="000000"/>
          <w:sz w:val="26"/>
          <w:szCs w:val="26"/>
          <w:u w:val="single"/>
        </w:rPr>
        <w:t xml:space="preserve">b. </w:t>
      </w:r>
      <w:r w:rsidRPr="00B01079">
        <w:rPr>
          <w:rFonts w:ascii="Cambria" w:eastAsia="Cambria" w:hAnsi="Cambria" w:cs="Cambria"/>
          <w:color w:val="000000"/>
          <w:sz w:val="26"/>
          <w:szCs w:val="26"/>
          <w:u w:val="single"/>
        </w:rPr>
        <w:t>Dựa vào cấu trúc vùng mã hóa, các gene được chia thành gene không phân mảnh và gene phân mảnh.</w:t>
      </w:r>
    </w:p>
    <w:p w:rsidR="00B01079" w:rsidRPr="00B01079" w:rsidRDefault="00B01079">
      <w:pPr>
        <w:spacing w:after="0" w:line="288" w:lineRule="auto"/>
        <w:jc w:val="both"/>
        <w:rPr>
          <w:rFonts w:ascii="Cambria" w:eastAsia="Cambria" w:hAnsi="Cambria" w:cs="Cambria"/>
          <w:b/>
          <w:color w:val="000000"/>
          <w:sz w:val="26"/>
          <w:szCs w:val="26"/>
          <w:u w:val="single"/>
        </w:rPr>
      </w:pPr>
      <w:r w:rsidRPr="00B01079">
        <w:rPr>
          <w:rFonts w:ascii="Cambria" w:eastAsia="Cambria" w:hAnsi="Cambria" w:cs="Cambria"/>
          <w:b/>
          <w:color w:val="000000"/>
          <w:sz w:val="26"/>
          <w:szCs w:val="26"/>
          <w:u w:val="single"/>
        </w:rPr>
        <w:t xml:space="preserve">c. </w:t>
      </w:r>
      <w:r w:rsidRPr="00B01079">
        <w:rPr>
          <w:rFonts w:ascii="Cambria" w:eastAsia="Cambria" w:hAnsi="Cambria" w:cs="Cambria"/>
          <w:color w:val="000000"/>
          <w:sz w:val="26"/>
          <w:szCs w:val="26"/>
          <w:u w:val="single"/>
        </w:rPr>
        <w:t>Gene phân mảnh là gene có vùng mã hóa gồm các trình tự được dịch mã (exon) xen kẽ các đoạn không được dịch mã (intron).</w:t>
      </w:r>
    </w:p>
    <w:p w:rsidR="00B01079" w:rsidRPr="00B01079" w:rsidRDefault="00B01079">
      <w:pPr>
        <w:spacing w:after="0" w:line="288" w:lineRule="auto"/>
        <w:jc w:val="both"/>
        <w:rPr>
          <w:rFonts w:ascii="Cambria" w:eastAsia="Cambria" w:hAnsi="Cambria" w:cs="Cambria"/>
          <w:b/>
          <w:color w:val="000000"/>
          <w:sz w:val="26"/>
          <w:szCs w:val="26"/>
          <w:u w:val="single"/>
        </w:rPr>
      </w:pPr>
      <w:r w:rsidRPr="00B01079">
        <w:rPr>
          <w:rFonts w:ascii="Cambria" w:eastAsia="Cambria" w:hAnsi="Cambria" w:cs="Cambria"/>
          <w:b/>
          <w:color w:val="000000"/>
          <w:sz w:val="26"/>
          <w:szCs w:val="26"/>
          <w:u w:val="single"/>
        </w:rPr>
        <w:t xml:space="preserve">d. </w:t>
      </w:r>
      <w:r w:rsidRPr="00B01079">
        <w:rPr>
          <w:rFonts w:ascii="Cambria" w:eastAsia="Cambria" w:hAnsi="Cambria" w:cs="Cambria"/>
          <w:color w:val="000000"/>
          <w:sz w:val="26"/>
          <w:szCs w:val="26"/>
          <w:u w:val="single"/>
        </w:rPr>
        <w:t>Gene phân mảnh có ở sinh vật nhân thực và một số ít vi sinh vật cổ.</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Câu 3. </w:t>
      </w:r>
      <w:r>
        <w:rPr>
          <w:rFonts w:ascii="Cambria" w:eastAsia="Cambria" w:hAnsi="Cambria" w:cs="Cambria"/>
          <w:color w:val="000000"/>
          <w:sz w:val="26"/>
          <w:szCs w:val="26"/>
        </w:rPr>
        <w:t>Dựa vào sơ đồ quá trình tái bản DNA dưới đây. Các nhận định sau là đúng hay sai?</w:t>
      </w:r>
    </w:p>
    <w:p w:rsidR="00B2319B" w:rsidRDefault="002A7DC3">
      <w:pPr>
        <w:spacing w:after="0" w:line="288" w:lineRule="auto"/>
        <w:jc w:val="center"/>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extent cx="2420037" cy="1911893"/>
            <wp:effectExtent l="0" t="0" r="0" b="0"/>
            <wp:docPr id="177499068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2420037" cy="1911893"/>
                    </a:xfrm>
                    <a:prstGeom prst="rect">
                      <a:avLst/>
                    </a:prstGeom>
                    <a:ln/>
                  </pic:spPr>
                </pic:pic>
              </a:graphicData>
            </a:graphic>
          </wp:inline>
        </w:drawing>
      </w:r>
    </w:p>
    <w:p w:rsidR="006D7295" w:rsidRDefault="006D7295">
      <w:pPr>
        <w:spacing w:after="0" w:line="288" w:lineRule="auto"/>
        <w:jc w:val="both"/>
        <w:rPr>
          <w:rFonts w:ascii="Cambria" w:eastAsia="Cambria" w:hAnsi="Cambria" w:cs="Cambria"/>
          <w:b/>
          <w:color w:val="000000"/>
          <w:sz w:val="26"/>
          <w:szCs w:val="26"/>
        </w:rPr>
      </w:pPr>
    </w:p>
    <w:p w:rsidR="006D7295" w:rsidRPr="004457EC" w:rsidRDefault="004457EC">
      <w:pPr>
        <w:spacing w:after="0" w:line="288" w:lineRule="auto"/>
        <w:jc w:val="both"/>
        <w:rPr>
          <w:rFonts w:ascii="Cambria" w:eastAsia="Cambria" w:hAnsi="Cambria" w:cs="Cambria"/>
          <w:b/>
          <w:color w:val="000000"/>
          <w:sz w:val="26"/>
          <w:szCs w:val="26"/>
          <w:u w:val="single"/>
        </w:rPr>
      </w:pPr>
      <w:r w:rsidRPr="004457EC">
        <w:rPr>
          <w:rFonts w:ascii="Cambria" w:eastAsia="Cambria" w:hAnsi="Cambria" w:cs="Cambria"/>
          <w:b/>
          <w:color w:val="000000"/>
          <w:sz w:val="26"/>
          <w:szCs w:val="26"/>
          <w:u w:val="single"/>
        </w:rPr>
        <w:t xml:space="preserve">a. </w:t>
      </w:r>
      <w:r w:rsidRPr="004457EC">
        <w:rPr>
          <w:rFonts w:ascii="Cambria" w:eastAsia="Cambria" w:hAnsi="Cambria" w:cs="Cambria"/>
          <w:color w:val="000000"/>
          <w:sz w:val="26"/>
          <w:szCs w:val="26"/>
          <w:u w:val="single"/>
        </w:rPr>
        <w:t>Các mạch mới được tổng hợp theo chiều 5' - 3' nhờ sự xúc tác của enzyme DNA polymerase.</w:t>
      </w:r>
    </w:p>
    <w:p w:rsidR="006D7295" w:rsidRDefault="004457EC">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b. </w:t>
      </w:r>
      <w:r>
        <w:rPr>
          <w:rFonts w:ascii="Cambria" w:eastAsia="Cambria" w:hAnsi="Cambria" w:cs="Cambria"/>
          <w:color w:val="000000"/>
          <w:sz w:val="26"/>
          <w:szCs w:val="26"/>
        </w:rPr>
        <w:t>Một mạch được tổng hợp liên tục được gọi là mạch ra chậm.</w:t>
      </w:r>
    </w:p>
    <w:p w:rsidR="004457EC" w:rsidRDefault="004457EC" w:rsidP="004457EC">
      <w:pPr>
        <w:spacing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c. </w:t>
      </w:r>
      <w:r>
        <w:rPr>
          <w:rFonts w:ascii="Cambria" w:eastAsia="Cambria" w:hAnsi="Cambria" w:cs="Cambria"/>
          <w:color w:val="000000"/>
          <w:sz w:val="26"/>
          <w:szCs w:val="26"/>
        </w:rPr>
        <w:t>Một mạch được tổng hợp gián đoạn tạo ra các phân đoạn Okazaki, sau đó enzyme DNA ligase xúc tác nối các phân đoạn này hình thành mạch dẫn đầu.</w:t>
      </w:r>
    </w:p>
    <w:p w:rsidR="004457EC" w:rsidRPr="004457EC" w:rsidRDefault="004457EC" w:rsidP="004457EC">
      <w:pPr>
        <w:spacing w:line="288" w:lineRule="auto"/>
        <w:jc w:val="both"/>
        <w:rPr>
          <w:rFonts w:ascii="Cambria" w:eastAsia="Cambria" w:hAnsi="Cambria" w:cs="Cambria"/>
          <w:b/>
          <w:color w:val="000000"/>
          <w:sz w:val="26"/>
          <w:szCs w:val="26"/>
          <w:u w:val="single"/>
        </w:rPr>
      </w:pPr>
      <w:r w:rsidRPr="004457EC">
        <w:rPr>
          <w:rFonts w:ascii="Cambria" w:eastAsia="Cambria" w:hAnsi="Cambria" w:cs="Cambria"/>
          <w:b/>
          <w:color w:val="000000"/>
          <w:sz w:val="26"/>
          <w:szCs w:val="26"/>
          <w:u w:val="single"/>
        </w:rPr>
        <w:t xml:space="preserve">d. </w:t>
      </w:r>
      <w:r w:rsidRPr="004457EC">
        <w:rPr>
          <w:rFonts w:ascii="Cambria" w:eastAsia="Cambria" w:hAnsi="Cambria" w:cs="Cambria"/>
          <w:color w:val="000000"/>
          <w:sz w:val="26"/>
          <w:szCs w:val="26"/>
          <w:u w:val="single"/>
        </w:rPr>
        <w:t>Thực hiện theo</w:t>
      </w:r>
      <w:r w:rsidRPr="004457EC">
        <w:rPr>
          <w:rFonts w:ascii="Cambria" w:eastAsia="Cambria" w:hAnsi="Cambria" w:cs="Cambria"/>
          <w:b/>
          <w:color w:val="000000"/>
          <w:sz w:val="26"/>
          <w:szCs w:val="26"/>
          <w:u w:val="single"/>
        </w:rPr>
        <w:t xml:space="preserve"> </w:t>
      </w:r>
      <w:r w:rsidRPr="004457EC">
        <w:rPr>
          <w:rFonts w:ascii="Cambria" w:eastAsia="Cambria" w:hAnsi="Cambria" w:cs="Cambria"/>
          <w:color w:val="000000"/>
          <w:sz w:val="26"/>
          <w:szCs w:val="26"/>
          <w:u w:val="single"/>
        </w:rPr>
        <w:t>nguyên tắc bán bảo toàn, đó là mỗi DNA con có một mạch từ DNA mẹ, một mạch mới tổng hợp.</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Câu 4.</w:t>
      </w:r>
      <w:r>
        <w:rPr>
          <w:rFonts w:ascii="Cambria" w:eastAsia="Cambria" w:hAnsi="Cambria" w:cs="Cambria"/>
          <w:color w:val="000000"/>
          <w:sz w:val="26"/>
          <w:szCs w:val="26"/>
        </w:rPr>
        <w:t xml:space="preserve"> Khi nghiên cứu DNA của 4 chủng vi khuẩn thu được bảng sau:</w:t>
      </w:r>
    </w:p>
    <w:tbl>
      <w:tblPr>
        <w:tblStyle w:val="ad"/>
        <w:tblW w:w="72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9"/>
        <w:gridCol w:w="1521"/>
        <w:gridCol w:w="1516"/>
        <w:gridCol w:w="1653"/>
        <w:gridCol w:w="1444"/>
      </w:tblGrid>
      <w:tr w:rsidR="00B2319B" w:rsidTr="00B231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vMerge w:val="restart"/>
            <w:tcBorders>
              <w:top w:val="nil"/>
              <w:left w:val="nil"/>
              <w:bottom w:val="nil"/>
              <w:right w:val="nil"/>
            </w:tcBorders>
            <w:shd w:val="clear" w:color="auto" w:fill="auto"/>
            <w:vAlign w:val="center"/>
          </w:tcPr>
          <w:p w:rsidR="00B2319B" w:rsidRDefault="002A7DC3">
            <w:pPr>
              <w:spacing w:line="288" w:lineRule="auto"/>
              <w:jc w:val="center"/>
              <w:rPr>
                <w:rFonts w:ascii="Cambria" w:eastAsia="Cambria" w:hAnsi="Cambria" w:cs="Cambria"/>
                <w:i/>
                <w:color w:val="000000"/>
                <w:sz w:val="26"/>
                <w:szCs w:val="26"/>
              </w:rPr>
            </w:pPr>
            <w:r>
              <w:rPr>
                <w:rFonts w:ascii="Cambria" w:eastAsia="Cambria" w:hAnsi="Cambria" w:cs="Cambria"/>
                <w:i/>
                <w:color w:val="000000"/>
                <w:sz w:val="26"/>
                <w:szCs w:val="26"/>
              </w:rPr>
              <w:t>Chủng</w:t>
            </w:r>
          </w:p>
        </w:tc>
        <w:tc>
          <w:tcPr>
            <w:tcW w:w="6134" w:type="dxa"/>
            <w:gridSpan w:val="4"/>
            <w:tcBorders>
              <w:top w:val="nil"/>
              <w:left w:val="nil"/>
              <w:bottom w:val="nil"/>
              <w:right w:val="nil"/>
            </w:tcBorders>
            <w:shd w:val="clear" w:color="auto" w:fill="auto"/>
            <w:vAlign w:val="center"/>
          </w:tcPr>
          <w:p w:rsidR="00B2319B" w:rsidRDefault="002A7DC3">
            <w:pPr>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w:eastAsia="Cambria" w:hAnsi="Cambria" w:cs="Cambria"/>
                <w:i/>
                <w:color w:val="000000"/>
                <w:sz w:val="26"/>
                <w:szCs w:val="26"/>
              </w:rPr>
            </w:pPr>
            <w:r>
              <w:rPr>
                <w:rFonts w:ascii="Cambria" w:eastAsia="Cambria" w:hAnsi="Cambria" w:cs="Cambria"/>
                <w:i/>
                <w:color w:val="000000"/>
                <w:sz w:val="26"/>
                <w:szCs w:val="26"/>
              </w:rPr>
              <w:t>Số lượng nitrogenous base (đơn vị: nucleotide)</w:t>
            </w:r>
          </w:p>
        </w:tc>
      </w:tr>
      <w:tr w:rsidR="00B2319B" w:rsidTr="00B231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vMerge/>
            <w:tcBorders>
              <w:top w:val="nil"/>
              <w:left w:val="nil"/>
              <w:bottom w:val="nil"/>
              <w:right w:val="nil"/>
            </w:tcBorders>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i/>
                <w:color w:val="000000"/>
                <w:sz w:val="26"/>
                <w:szCs w:val="26"/>
              </w:rPr>
            </w:pPr>
          </w:p>
        </w:tc>
        <w:tc>
          <w:tcPr>
            <w:tcW w:w="1521" w:type="dxa"/>
            <w:tcBorders>
              <w:top w:val="nil"/>
              <w:left w:val="nil"/>
              <w:bottom w:val="nil"/>
              <w:right w:val="nil"/>
            </w:tcBorders>
            <w:shd w:val="clear" w:color="auto" w:fill="auto"/>
            <w:vAlign w:val="center"/>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b/>
                <w:color w:val="000000"/>
                <w:sz w:val="26"/>
                <w:szCs w:val="26"/>
              </w:rPr>
            </w:pPr>
            <w:r>
              <w:rPr>
                <w:rFonts w:ascii="Cambria" w:eastAsia="Cambria" w:hAnsi="Cambria" w:cs="Cambria"/>
                <w:b/>
                <w:color w:val="000000"/>
                <w:sz w:val="26"/>
                <w:szCs w:val="26"/>
              </w:rPr>
              <w:t>A</w:t>
            </w:r>
          </w:p>
        </w:tc>
        <w:tc>
          <w:tcPr>
            <w:tcW w:w="1516" w:type="dxa"/>
            <w:tcBorders>
              <w:top w:val="nil"/>
              <w:left w:val="nil"/>
              <w:bottom w:val="nil"/>
              <w:right w:val="nil"/>
            </w:tcBorders>
            <w:shd w:val="clear" w:color="auto" w:fill="auto"/>
            <w:vAlign w:val="center"/>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b/>
                <w:color w:val="000000"/>
                <w:sz w:val="26"/>
                <w:szCs w:val="26"/>
              </w:rPr>
            </w:pPr>
            <w:r>
              <w:rPr>
                <w:rFonts w:ascii="Cambria" w:eastAsia="Cambria" w:hAnsi="Cambria" w:cs="Cambria"/>
                <w:b/>
                <w:color w:val="000000"/>
                <w:sz w:val="26"/>
                <w:szCs w:val="26"/>
              </w:rPr>
              <w:t>T</w:t>
            </w:r>
          </w:p>
        </w:tc>
        <w:tc>
          <w:tcPr>
            <w:tcW w:w="1653" w:type="dxa"/>
            <w:tcBorders>
              <w:top w:val="nil"/>
              <w:left w:val="nil"/>
              <w:bottom w:val="nil"/>
              <w:right w:val="nil"/>
            </w:tcBorders>
            <w:shd w:val="clear" w:color="auto" w:fill="auto"/>
            <w:vAlign w:val="center"/>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b/>
                <w:color w:val="000000"/>
                <w:sz w:val="26"/>
                <w:szCs w:val="26"/>
              </w:rPr>
            </w:pPr>
            <w:r>
              <w:rPr>
                <w:rFonts w:ascii="Cambria" w:eastAsia="Cambria" w:hAnsi="Cambria" w:cs="Cambria"/>
                <w:b/>
                <w:color w:val="000000"/>
                <w:sz w:val="26"/>
                <w:szCs w:val="26"/>
              </w:rPr>
              <w:t>G</w:t>
            </w:r>
          </w:p>
        </w:tc>
        <w:tc>
          <w:tcPr>
            <w:tcW w:w="1444" w:type="dxa"/>
            <w:tcBorders>
              <w:top w:val="nil"/>
              <w:left w:val="nil"/>
              <w:bottom w:val="nil"/>
              <w:right w:val="nil"/>
            </w:tcBorders>
            <w:shd w:val="clear" w:color="auto" w:fill="auto"/>
            <w:vAlign w:val="center"/>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b/>
                <w:color w:val="000000"/>
                <w:sz w:val="26"/>
                <w:szCs w:val="26"/>
              </w:rPr>
            </w:pPr>
            <w:r>
              <w:rPr>
                <w:rFonts w:ascii="Cambria" w:eastAsia="Cambria" w:hAnsi="Cambria" w:cs="Cambria"/>
                <w:b/>
                <w:color w:val="000000"/>
                <w:sz w:val="26"/>
                <w:szCs w:val="26"/>
              </w:rPr>
              <w:t>C</w:t>
            </w:r>
          </w:p>
        </w:tc>
      </w:tr>
      <w:tr w:rsidR="00B2319B" w:rsidTr="00B231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tcBorders>
              <w:top w:val="nil"/>
              <w:left w:val="nil"/>
              <w:bottom w:val="nil"/>
              <w:right w:val="nil"/>
            </w:tcBorders>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I</w:t>
            </w:r>
          </w:p>
        </w:tc>
        <w:tc>
          <w:tcPr>
            <w:tcW w:w="1521"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600</w:t>
            </w:r>
          </w:p>
        </w:tc>
        <w:tc>
          <w:tcPr>
            <w:tcW w:w="1516"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600</w:t>
            </w:r>
          </w:p>
        </w:tc>
        <w:tc>
          <w:tcPr>
            <w:tcW w:w="1653"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900</w:t>
            </w:r>
          </w:p>
        </w:tc>
        <w:tc>
          <w:tcPr>
            <w:tcW w:w="1444"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900</w:t>
            </w:r>
          </w:p>
        </w:tc>
      </w:tr>
      <w:tr w:rsidR="00B2319B" w:rsidTr="00B231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tcBorders>
              <w:top w:val="nil"/>
              <w:left w:val="nil"/>
              <w:bottom w:val="nil"/>
              <w:right w:val="nil"/>
            </w:tcBorders>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II</w:t>
            </w:r>
          </w:p>
        </w:tc>
        <w:tc>
          <w:tcPr>
            <w:tcW w:w="1521"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900</w:t>
            </w:r>
          </w:p>
        </w:tc>
        <w:tc>
          <w:tcPr>
            <w:tcW w:w="1516"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900</w:t>
            </w:r>
          </w:p>
        </w:tc>
        <w:tc>
          <w:tcPr>
            <w:tcW w:w="1653"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600</w:t>
            </w:r>
          </w:p>
        </w:tc>
        <w:tc>
          <w:tcPr>
            <w:tcW w:w="1444"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600</w:t>
            </w:r>
          </w:p>
        </w:tc>
      </w:tr>
      <w:tr w:rsidR="00B2319B" w:rsidTr="00B231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tcBorders>
              <w:top w:val="nil"/>
              <w:left w:val="nil"/>
              <w:bottom w:val="nil"/>
              <w:right w:val="nil"/>
            </w:tcBorders>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III</w:t>
            </w:r>
          </w:p>
        </w:tc>
        <w:tc>
          <w:tcPr>
            <w:tcW w:w="1521"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500</w:t>
            </w:r>
          </w:p>
        </w:tc>
        <w:tc>
          <w:tcPr>
            <w:tcW w:w="1516"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500</w:t>
            </w:r>
          </w:p>
        </w:tc>
        <w:tc>
          <w:tcPr>
            <w:tcW w:w="1653"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700</w:t>
            </w:r>
          </w:p>
        </w:tc>
        <w:tc>
          <w:tcPr>
            <w:tcW w:w="1444"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700</w:t>
            </w:r>
          </w:p>
        </w:tc>
      </w:tr>
      <w:tr w:rsidR="00B2319B" w:rsidTr="00B231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tcBorders>
              <w:top w:val="nil"/>
              <w:left w:val="nil"/>
              <w:bottom w:val="nil"/>
              <w:right w:val="nil"/>
            </w:tcBorders>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IV</w:t>
            </w:r>
          </w:p>
        </w:tc>
        <w:tc>
          <w:tcPr>
            <w:tcW w:w="1521"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700</w:t>
            </w:r>
          </w:p>
        </w:tc>
        <w:tc>
          <w:tcPr>
            <w:tcW w:w="1516"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700</w:t>
            </w:r>
          </w:p>
        </w:tc>
        <w:tc>
          <w:tcPr>
            <w:tcW w:w="1653"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800</w:t>
            </w:r>
          </w:p>
        </w:tc>
        <w:tc>
          <w:tcPr>
            <w:tcW w:w="1444"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800</w:t>
            </w:r>
          </w:p>
        </w:tc>
      </w:tr>
    </w:tbl>
    <w:p w:rsidR="00E022C2" w:rsidRDefault="002A7DC3" w:rsidP="00BD0ACC">
      <w:pPr>
        <w:spacing w:after="0" w:line="288" w:lineRule="auto"/>
        <w:jc w:val="both"/>
        <w:rPr>
          <w:rFonts w:ascii="Cambria" w:eastAsia="Cambria" w:hAnsi="Cambria" w:cs="Cambria"/>
          <w:b/>
          <w:color w:val="000000"/>
          <w:sz w:val="26"/>
          <w:szCs w:val="26"/>
        </w:rPr>
      </w:pPr>
      <w:r>
        <w:rPr>
          <w:rFonts w:ascii="Cambria" w:eastAsia="Cambria" w:hAnsi="Cambria" w:cs="Cambria"/>
          <w:color w:val="000000"/>
          <w:sz w:val="26"/>
          <w:szCs w:val="26"/>
        </w:rPr>
        <w:t>Dựa vào thông tin của bảng trên. Các nhận xét dưới đây là đúng hay sai?</w:t>
      </w:r>
      <w:r w:rsidR="00BD0ACC">
        <w:rPr>
          <w:rFonts w:ascii="Cambria" w:eastAsia="Cambria" w:hAnsi="Cambria" w:cs="Cambria"/>
          <w:b/>
          <w:color w:val="000000"/>
          <w:sz w:val="26"/>
          <w:szCs w:val="26"/>
        </w:rPr>
        <w:t xml:space="preserve"> </w:t>
      </w:r>
    </w:p>
    <w:p w:rsidR="00E022C2" w:rsidRDefault="00E022C2">
      <w:pPr>
        <w:spacing w:after="0"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a. </w:t>
      </w:r>
      <w:r>
        <w:rPr>
          <w:rFonts w:ascii="Cambria" w:eastAsia="Cambria" w:hAnsi="Cambria" w:cs="Cambria"/>
          <w:color w:val="000000"/>
          <w:sz w:val="26"/>
          <w:szCs w:val="26"/>
        </w:rPr>
        <w:t>Tổng số nucleotide của chủng I nhiều hơn chủng II.</w:t>
      </w:r>
    </w:p>
    <w:p w:rsidR="00E022C2" w:rsidRPr="00E022C2" w:rsidRDefault="00E022C2">
      <w:pPr>
        <w:spacing w:after="0" w:line="288" w:lineRule="auto"/>
        <w:jc w:val="both"/>
        <w:rPr>
          <w:rFonts w:ascii="Cambria" w:eastAsia="Cambria" w:hAnsi="Cambria" w:cs="Cambria"/>
          <w:b/>
          <w:color w:val="000000"/>
          <w:sz w:val="26"/>
          <w:szCs w:val="26"/>
          <w:u w:val="single"/>
        </w:rPr>
      </w:pPr>
      <w:r w:rsidRPr="00E022C2">
        <w:rPr>
          <w:rFonts w:ascii="Cambria" w:eastAsia="Cambria" w:hAnsi="Cambria" w:cs="Cambria"/>
          <w:b/>
          <w:color w:val="000000"/>
          <w:sz w:val="26"/>
          <w:szCs w:val="26"/>
          <w:u w:val="single"/>
        </w:rPr>
        <w:t xml:space="preserve">b. </w:t>
      </w:r>
      <w:r w:rsidRPr="00E022C2">
        <w:rPr>
          <w:rFonts w:ascii="Cambria" w:eastAsia="Cambria" w:hAnsi="Cambria" w:cs="Cambria"/>
          <w:color w:val="000000"/>
          <w:sz w:val="26"/>
          <w:szCs w:val="26"/>
          <w:u w:val="single"/>
        </w:rPr>
        <w:t>Chủng I và chủng IV có chiều dài phân tử bằng nhau.</w:t>
      </w:r>
    </w:p>
    <w:p w:rsidR="00E022C2" w:rsidRPr="00E022C2" w:rsidRDefault="00E022C2">
      <w:pPr>
        <w:spacing w:after="0" w:line="288" w:lineRule="auto"/>
        <w:jc w:val="both"/>
        <w:rPr>
          <w:rFonts w:ascii="Cambria" w:eastAsia="Cambria" w:hAnsi="Cambria" w:cs="Cambria"/>
          <w:color w:val="000000"/>
          <w:sz w:val="26"/>
          <w:szCs w:val="26"/>
          <w:u w:val="single"/>
        </w:rPr>
      </w:pPr>
      <w:r w:rsidRPr="00E022C2">
        <w:rPr>
          <w:rFonts w:ascii="Cambria" w:eastAsia="Cambria" w:hAnsi="Cambria" w:cs="Cambria"/>
          <w:b/>
          <w:color w:val="000000"/>
          <w:sz w:val="26"/>
          <w:szCs w:val="26"/>
          <w:u w:val="single"/>
        </w:rPr>
        <w:t xml:space="preserve">c. </w:t>
      </w:r>
      <w:r w:rsidRPr="00E022C2">
        <w:rPr>
          <w:rFonts w:ascii="Cambria" w:eastAsia="Cambria" w:hAnsi="Cambria" w:cs="Cambria"/>
          <w:color w:val="000000"/>
          <w:sz w:val="26"/>
          <w:szCs w:val="26"/>
          <w:u w:val="single"/>
        </w:rPr>
        <w:t>Phân tử DNA của Chủng II có số liên kết hidrogen ít hơn phân tử DNA của chủng IV.</w:t>
      </w:r>
    </w:p>
    <w:p w:rsidR="00E022C2" w:rsidRDefault="00E022C2">
      <w:pPr>
        <w:spacing w:after="0"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lastRenderedPageBreak/>
        <w:t xml:space="preserve">d. </w:t>
      </w:r>
      <w:r>
        <w:rPr>
          <w:rFonts w:ascii="Cambria" w:eastAsia="Cambria" w:hAnsi="Cambria" w:cs="Cambria"/>
          <w:color w:val="000000"/>
          <w:sz w:val="26"/>
          <w:szCs w:val="26"/>
        </w:rPr>
        <w:t>Phân tử DNA của chủng IV có nhiệt độ nóng chảy cao nhất.</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Câu 5. </w:t>
      </w:r>
      <w:r>
        <w:rPr>
          <w:rFonts w:ascii="Cambria" w:eastAsia="Cambria" w:hAnsi="Cambria" w:cs="Cambria"/>
          <w:color w:val="000000"/>
          <w:sz w:val="26"/>
          <w:szCs w:val="26"/>
        </w:rPr>
        <w:t>Khi phân tích % nucleotide của vật chất di truyền ở các loài sinh vật khác nhau người ta thu được bảng số liệu sau:</w:t>
      </w:r>
    </w:p>
    <w:tbl>
      <w:tblPr>
        <w:tblStyle w:val="af"/>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8"/>
        <w:gridCol w:w="1558"/>
        <w:gridCol w:w="1558"/>
        <w:gridCol w:w="1558"/>
        <w:gridCol w:w="1559"/>
        <w:gridCol w:w="1559"/>
      </w:tblGrid>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Loài</w:t>
            </w:r>
          </w:p>
        </w:tc>
        <w:tc>
          <w:tcPr>
            <w:tcW w:w="1558"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A</w:t>
            </w:r>
          </w:p>
        </w:tc>
        <w:tc>
          <w:tcPr>
            <w:tcW w:w="1558"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G</w:t>
            </w:r>
          </w:p>
        </w:tc>
        <w:tc>
          <w:tcPr>
            <w:tcW w:w="1558"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T</w:t>
            </w:r>
          </w:p>
        </w:tc>
        <w:tc>
          <w:tcPr>
            <w:tcW w:w="1559"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C</w:t>
            </w:r>
          </w:p>
        </w:tc>
        <w:tc>
          <w:tcPr>
            <w:tcW w:w="1559"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U</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I</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0</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II</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0</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III</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0</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IV</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0</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V</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c>
          <w:tcPr>
            <w:tcW w:w="1558"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0</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21</w:t>
            </w:r>
          </w:p>
        </w:tc>
        <w:tc>
          <w:tcPr>
            <w:tcW w:w="1559" w:type="dxa"/>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color w:val="000000"/>
                <w:sz w:val="26"/>
                <w:szCs w:val="26"/>
              </w:rPr>
              <w:t>29</w:t>
            </w:r>
          </w:p>
        </w:tc>
      </w:tr>
    </w:tbl>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color w:val="000000"/>
          <w:sz w:val="26"/>
          <w:szCs w:val="26"/>
        </w:rPr>
        <w:t>Dựa vào bảng số liệu trên, hãy cho biết các nhận định dưới đây là đúng hay sai?</w:t>
      </w:r>
    </w:p>
    <w:tbl>
      <w:tblPr>
        <w:tblStyle w:val="af0"/>
        <w:tblW w:w="10905"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Look w:val="0400" w:firstRow="0" w:lastRow="0" w:firstColumn="0" w:lastColumn="0" w:noHBand="0" w:noVBand="1"/>
      </w:tblPr>
      <w:tblGrid>
        <w:gridCol w:w="9209"/>
        <w:gridCol w:w="851"/>
        <w:gridCol w:w="845"/>
      </w:tblGrid>
      <w:tr w:rsidR="00B2319B">
        <w:tc>
          <w:tcPr>
            <w:tcW w:w="9209" w:type="dxa"/>
          </w:tcPr>
          <w:p w:rsidR="00B2319B" w:rsidRDefault="002A7DC3">
            <w:pPr>
              <w:spacing w:line="288" w:lineRule="auto"/>
              <w:jc w:val="center"/>
              <w:rPr>
                <w:rFonts w:ascii="Cambria" w:eastAsia="Cambria" w:hAnsi="Cambria" w:cs="Cambria"/>
                <w:b/>
                <w:i/>
                <w:color w:val="000000"/>
                <w:sz w:val="26"/>
                <w:szCs w:val="26"/>
              </w:rPr>
            </w:pPr>
            <w:r>
              <w:rPr>
                <w:rFonts w:ascii="Cambria" w:eastAsia="Cambria" w:hAnsi="Cambria" w:cs="Cambria"/>
                <w:b/>
                <w:i/>
                <w:color w:val="000000"/>
                <w:sz w:val="26"/>
                <w:szCs w:val="26"/>
              </w:rPr>
              <w:t>Mệnh đề</w:t>
            </w:r>
          </w:p>
        </w:tc>
        <w:tc>
          <w:tcPr>
            <w:tcW w:w="851" w:type="dxa"/>
          </w:tcPr>
          <w:p w:rsidR="00B2319B" w:rsidRDefault="002A7DC3">
            <w:pPr>
              <w:spacing w:line="288" w:lineRule="auto"/>
              <w:jc w:val="center"/>
              <w:rPr>
                <w:rFonts w:ascii="Cambria" w:eastAsia="Cambria" w:hAnsi="Cambria" w:cs="Cambria"/>
                <w:b/>
                <w:i/>
                <w:color w:val="000000"/>
                <w:sz w:val="26"/>
                <w:szCs w:val="26"/>
              </w:rPr>
            </w:pPr>
            <w:r>
              <w:rPr>
                <w:rFonts w:ascii="Cambria" w:eastAsia="Cambria" w:hAnsi="Cambria" w:cs="Cambria"/>
                <w:b/>
                <w:i/>
                <w:color w:val="000000"/>
                <w:sz w:val="26"/>
                <w:szCs w:val="26"/>
              </w:rPr>
              <w:t>Đúng</w:t>
            </w:r>
          </w:p>
        </w:tc>
        <w:tc>
          <w:tcPr>
            <w:tcW w:w="845" w:type="dxa"/>
          </w:tcPr>
          <w:p w:rsidR="00B2319B" w:rsidRDefault="002A7DC3">
            <w:pPr>
              <w:spacing w:line="288" w:lineRule="auto"/>
              <w:jc w:val="center"/>
              <w:rPr>
                <w:rFonts w:ascii="Cambria" w:eastAsia="Cambria" w:hAnsi="Cambria" w:cs="Cambria"/>
                <w:b/>
                <w:i/>
                <w:color w:val="000000"/>
                <w:sz w:val="26"/>
                <w:szCs w:val="26"/>
              </w:rPr>
            </w:pPr>
            <w:r>
              <w:rPr>
                <w:rFonts w:ascii="Cambria" w:eastAsia="Cambria" w:hAnsi="Cambria" w:cs="Cambria"/>
                <w:b/>
                <w:i/>
                <w:color w:val="000000"/>
                <w:sz w:val="26"/>
                <w:szCs w:val="26"/>
              </w:rPr>
              <w:t>Sai</w:t>
            </w:r>
          </w:p>
        </w:tc>
      </w:tr>
      <w:tr w:rsidR="00B2319B">
        <w:tc>
          <w:tcPr>
            <w:tcW w:w="9209" w:type="dxa"/>
          </w:tcPr>
          <w:p w:rsidR="00B2319B" w:rsidRDefault="002A7DC3">
            <w:pPr>
              <w:spacing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a. </w:t>
            </w:r>
            <w:r>
              <w:rPr>
                <w:rFonts w:ascii="Cambria" w:eastAsia="Cambria" w:hAnsi="Cambria" w:cs="Cambria"/>
                <w:color w:val="000000"/>
                <w:sz w:val="26"/>
                <w:szCs w:val="26"/>
              </w:rPr>
              <w:t>Vật chất di truyền ở loài III có cấu trúc DNA hai mạch vì A = T, G = C</w:t>
            </w:r>
            <w:r>
              <w:rPr>
                <w:rFonts w:ascii="Cambria" w:eastAsia="Cambria" w:hAnsi="Cambria" w:cs="Cambria"/>
                <w:b/>
                <w:color w:val="000000"/>
                <w:sz w:val="26"/>
                <w:szCs w:val="26"/>
              </w:rPr>
              <w:t>.</w:t>
            </w:r>
          </w:p>
        </w:tc>
        <w:tc>
          <w:tcPr>
            <w:tcW w:w="851" w:type="dxa"/>
            <w:vAlign w:val="center"/>
          </w:tcPr>
          <w:p w:rsidR="00B2319B" w:rsidRDefault="00B2319B">
            <w:pPr>
              <w:spacing w:line="288" w:lineRule="auto"/>
              <w:jc w:val="center"/>
              <w:rPr>
                <w:rFonts w:ascii="Cambria" w:eastAsia="Cambria" w:hAnsi="Cambria" w:cs="Cambria"/>
                <w:b/>
                <w:color w:val="000000"/>
                <w:sz w:val="26"/>
                <w:szCs w:val="26"/>
              </w:rPr>
            </w:pPr>
          </w:p>
        </w:tc>
        <w:tc>
          <w:tcPr>
            <w:tcW w:w="845" w:type="dxa"/>
            <w:vAlign w:val="center"/>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x</w:t>
            </w:r>
          </w:p>
        </w:tc>
      </w:tr>
      <w:tr w:rsidR="00B2319B">
        <w:tc>
          <w:tcPr>
            <w:tcW w:w="9209" w:type="dxa"/>
          </w:tcPr>
          <w:p w:rsidR="00B2319B" w:rsidRDefault="002A7DC3">
            <w:pPr>
              <w:spacing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b. </w:t>
            </w:r>
            <w:r>
              <w:rPr>
                <w:rFonts w:ascii="Cambria" w:eastAsia="Cambria" w:hAnsi="Cambria" w:cs="Cambria"/>
                <w:color w:val="000000"/>
                <w:sz w:val="26"/>
                <w:szCs w:val="26"/>
              </w:rPr>
              <w:t>Vật chất di truyền ở loài IV và loài V là RNA, nhưng ở loài IV RNA có 2 mạch, còn ở loài V RNA có 1 mạch.</w:t>
            </w:r>
          </w:p>
        </w:tc>
        <w:tc>
          <w:tcPr>
            <w:tcW w:w="851" w:type="dxa"/>
            <w:vAlign w:val="center"/>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x</w:t>
            </w:r>
          </w:p>
        </w:tc>
        <w:tc>
          <w:tcPr>
            <w:tcW w:w="845" w:type="dxa"/>
            <w:vAlign w:val="center"/>
          </w:tcPr>
          <w:p w:rsidR="00B2319B" w:rsidRDefault="00B2319B">
            <w:pPr>
              <w:spacing w:line="288" w:lineRule="auto"/>
              <w:jc w:val="center"/>
              <w:rPr>
                <w:rFonts w:ascii="Cambria" w:eastAsia="Cambria" w:hAnsi="Cambria" w:cs="Cambria"/>
                <w:b/>
                <w:color w:val="000000"/>
                <w:sz w:val="26"/>
                <w:szCs w:val="26"/>
              </w:rPr>
            </w:pPr>
          </w:p>
        </w:tc>
      </w:tr>
      <w:tr w:rsidR="00B2319B">
        <w:tc>
          <w:tcPr>
            <w:tcW w:w="9209" w:type="dxa"/>
          </w:tcPr>
          <w:p w:rsidR="00B2319B" w:rsidRDefault="002A7DC3">
            <w:pPr>
              <w:spacing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c. </w:t>
            </w:r>
            <w:r>
              <w:rPr>
                <w:rFonts w:ascii="Cambria" w:eastAsia="Cambria" w:hAnsi="Cambria" w:cs="Cambria"/>
                <w:color w:val="000000"/>
                <w:sz w:val="26"/>
                <w:szCs w:val="26"/>
              </w:rPr>
              <w:t>Xét theo mức độ tiến hóa về vật chất di truyền thì loài I &gt;II &gt; III &gt; V.</w:t>
            </w:r>
          </w:p>
        </w:tc>
        <w:tc>
          <w:tcPr>
            <w:tcW w:w="851" w:type="dxa"/>
            <w:vAlign w:val="center"/>
          </w:tcPr>
          <w:p w:rsidR="00B2319B" w:rsidRDefault="00B2319B">
            <w:pPr>
              <w:spacing w:line="288" w:lineRule="auto"/>
              <w:jc w:val="center"/>
              <w:rPr>
                <w:rFonts w:ascii="Cambria" w:eastAsia="Cambria" w:hAnsi="Cambria" w:cs="Cambria"/>
                <w:b/>
                <w:color w:val="000000"/>
                <w:sz w:val="26"/>
                <w:szCs w:val="26"/>
              </w:rPr>
            </w:pPr>
          </w:p>
        </w:tc>
        <w:tc>
          <w:tcPr>
            <w:tcW w:w="845" w:type="dxa"/>
            <w:vAlign w:val="center"/>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x</w:t>
            </w:r>
          </w:p>
        </w:tc>
      </w:tr>
      <w:tr w:rsidR="00B2319B">
        <w:tc>
          <w:tcPr>
            <w:tcW w:w="9209" w:type="dxa"/>
          </w:tcPr>
          <w:p w:rsidR="00B2319B" w:rsidRDefault="002A7DC3">
            <w:pPr>
              <w:spacing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d. </w:t>
            </w:r>
            <w:r>
              <w:rPr>
                <w:rFonts w:ascii="Cambria" w:eastAsia="Cambria" w:hAnsi="Cambria" w:cs="Cambria"/>
                <w:color w:val="000000"/>
                <w:sz w:val="26"/>
                <w:szCs w:val="26"/>
              </w:rPr>
              <w:t>Xét về tính bền của vật chất di truyền khi tăng dần nhiệt độ thì loài I&gt; II&gt; III.</w:t>
            </w:r>
          </w:p>
        </w:tc>
        <w:tc>
          <w:tcPr>
            <w:tcW w:w="851" w:type="dxa"/>
            <w:vAlign w:val="center"/>
          </w:tcPr>
          <w:p w:rsidR="00B2319B" w:rsidRDefault="002A7DC3">
            <w:pPr>
              <w:spacing w:line="288" w:lineRule="auto"/>
              <w:jc w:val="center"/>
              <w:rPr>
                <w:rFonts w:ascii="Cambria" w:eastAsia="Cambria" w:hAnsi="Cambria" w:cs="Cambria"/>
                <w:b/>
                <w:color w:val="000000"/>
                <w:sz w:val="26"/>
                <w:szCs w:val="26"/>
              </w:rPr>
            </w:pPr>
            <w:r>
              <w:rPr>
                <w:rFonts w:ascii="Cambria" w:eastAsia="Cambria" w:hAnsi="Cambria" w:cs="Cambria"/>
                <w:b/>
                <w:color w:val="000000"/>
                <w:sz w:val="26"/>
                <w:szCs w:val="26"/>
              </w:rPr>
              <w:t>x</w:t>
            </w:r>
          </w:p>
        </w:tc>
        <w:tc>
          <w:tcPr>
            <w:tcW w:w="845" w:type="dxa"/>
            <w:vAlign w:val="center"/>
          </w:tcPr>
          <w:p w:rsidR="00B2319B" w:rsidRDefault="00B2319B">
            <w:pPr>
              <w:spacing w:line="288" w:lineRule="auto"/>
              <w:jc w:val="center"/>
              <w:rPr>
                <w:rFonts w:ascii="Cambria" w:eastAsia="Cambria" w:hAnsi="Cambria" w:cs="Cambria"/>
                <w:b/>
                <w:color w:val="000000"/>
                <w:sz w:val="26"/>
                <w:szCs w:val="26"/>
              </w:rPr>
            </w:pPr>
          </w:p>
        </w:tc>
      </w:tr>
    </w:tbl>
    <w:p w:rsidR="003A6221" w:rsidRDefault="003A6221">
      <w:pPr>
        <w:spacing w:after="0" w:line="288" w:lineRule="auto"/>
        <w:jc w:val="both"/>
        <w:rPr>
          <w:rFonts w:ascii="Cambria" w:eastAsia="Cambria" w:hAnsi="Cambria" w:cs="Cambria"/>
          <w:b/>
          <w:color w:val="000000"/>
          <w:sz w:val="26"/>
          <w:szCs w:val="26"/>
        </w:rPr>
      </w:pPr>
    </w:p>
    <w:p w:rsidR="00E21CFA" w:rsidRDefault="00E21CFA">
      <w:pPr>
        <w:spacing w:after="0"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a. </w:t>
      </w:r>
      <w:r>
        <w:rPr>
          <w:rFonts w:ascii="Cambria" w:eastAsia="Cambria" w:hAnsi="Cambria" w:cs="Cambria"/>
          <w:color w:val="000000"/>
          <w:sz w:val="26"/>
          <w:szCs w:val="26"/>
        </w:rPr>
        <w:t>Vật chất di truyền ở loài III có cấu trúc DNA hai mạch vì A = T, G = C</w:t>
      </w:r>
      <w:r>
        <w:rPr>
          <w:rFonts w:ascii="Cambria" w:eastAsia="Cambria" w:hAnsi="Cambria" w:cs="Cambria"/>
          <w:b/>
          <w:color w:val="000000"/>
          <w:sz w:val="26"/>
          <w:szCs w:val="26"/>
        </w:rPr>
        <w:t>.</w:t>
      </w:r>
    </w:p>
    <w:p w:rsidR="00E21CFA" w:rsidRPr="00E21CFA" w:rsidRDefault="00E21CFA">
      <w:pPr>
        <w:spacing w:after="0" w:line="288" w:lineRule="auto"/>
        <w:jc w:val="both"/>
        <w:rPr>
          <w:rFonts w:ascii="Cambria" w:eastAsia="Cambria" w:hAnsi="Cambria" w:cs="Cambria"/>
          <w:b/>
          <w:color w:val="000000"/>
          <w:sz w:val="26"/>
          <w:szCs w:val="26"/>
          <w:u w:val="single"/>
        </w:rPr>
      </w:pPr>
      <w:r w:rsidRPr="00E21CFA">
        <w:rPr>
          <w:rFonts w:ascii="Cambria" w:eastAsia="Cambria" w:hAnsi="Cambria" w:cs="Cambria"/>
          <w:b/>
          <w:color w:val="000000"/>
          <w:sz w:val="26"/>
          <w:szCs w:val="26"/>
          <w:u w:val="single"/>
        </w:rPr>
        <w:t xml:space="preserve">b. </w:t>
      </w:r>
      <w:r w:rsidRPr="00E21CFA">
        <w:rPr>
          <w:rFonts w:ascii="Cambria" w:eastAsia="Cambria" w:hAnsi="Cambria" w:cs="Cambria"/>
          <w:color w:val="000000"/>
          <w:sz w:val="26"/>
          <w:szCs w:val="26"/>
          <w:u w:val="single"/>
        </w:rPr>
        <w:t>Vật chất di truyền ở loài IV và loài V là RNA, nhưng ở loài IV RNA có 2 mạch, còn ở loài V RNA có 1 mạch.</w:t>
      </w:r>
    </w:p>
    <w:p w:rsidR="00E21CFA" w:rsidRDefault="00E21CFA">
      <w:pPr>
        <w:spacing w:after="0"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c. </w:t>
      </w:r>
      <w:r>
        <w:rPr>
          <w:rFonts w:ascii="Cambria" w:eastAsia="Cambria" w:hAnsi="Cambria" w:cs="Cambria"/>
          <w:color w:val="000000"/>
          <w:sz w:val="26"/>
          <w:szCs w:val="26"/>
        </w:rPr>
        <w:t>Xét theo mức độ tiến hóa về vật chất di truyền thì loài I &gt;II &gt; III &gt; V.</w:t>
      </w:r>
    </w:p>
    <w:p w:rsidR="00E21CFA" w:rsidRPr="00E21CFA" w:rsidRDefault="00E21CFA">
      <w:pPr>
        <w:spacing w:after="0" w:line="288" w:lineRule="auto"/>
        <w:jc w:val="both"/>
        <w:rPr>
          <w:rFonts w:ascii="Cambria" w:eastAsia="Cambria" w:hAnsi="Cambria" w:cs="Cambria"/>
          <w:b/>
          <w:color w:val="000000"/>
          <w:sz w:val="26"/>
          <w:szCs w:val="26"/>
          <w:u w:val="single"/>
        </w:rPr>
      </w:pPr>
      <w:r w:rsidRPr="00E21CFA">
        <w:rPr>
          <w:rFonts w:ascii="Cambria" w:eastAsia="Cambria" w:hAnsi="Cambria" w:cs="Cambria"/>
          <w:b/>
          <w:color w:val="000000"/>
          <w:sz w:val="26"/>
          <w:szCs w:val="26"/>
          <w:u w:val="single"/>
        </w:rPr>
        <w:t xml:space="preserve">d. </w:t>
      </w:r>
      <w:r w:rsidRPr="00E21CFA">
        <w:rPr>
          <w:rFonts w:ascii="Cambria" w:eastAsia="Cambria" w:hAnsi="Cambria" w:cs="Cambria"/>
          <w:color w:val="000000"/>
          <w:sz w:val="26"/>
          <w:szCs w:val="26"/>
          <w:u w:val="single"/>
        </w:rPr>
        <w:t>Xét về tính bền của vật chất di truyền khi tăng dần nhiệt độ thì loài I&gt; II&gt; III.</w:t>
      </w:r>
    </w:p>
    <w:p w:rsidR="00B2319B" w:rsidRDefault="002A7DC3">
      <w:pPr>
        <w:spacing w:after="0"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Câu 6. </w:t>
      </w:r>
      <w:r>
        <w:rPr>
          <w:rFonts w:ascii="Cambria" w:eastAsia="Cambria" w:hAnsi="Cambria" w:cs="Cambria"/>
          <w:color w:val="000000"/>
          <w:sz w:val="26"/>
          <w:szCs w:val="26"/>
        </w:rPr>
        <w:t xml:space="preserve">Hình ảnh sau đây miêu tả quá trình nhân đôi DNA của sinh vật nhân thực và sinh vật nhân sơ. Hãy quan sát hình ảnh và cho biết những nhận xét dưới đây là đúng hay </w:t>
      </w:r>
      <w:proofErr w:type="gramStart"/>
      <w:r>
        <w:rPr>
          <w:rFonts w:ascii="Cambria" w:eastAsia="Cambria" w:hAnsi="Cambria" w:cs="Cambria"/>
          <w:color w:val="000000"/>
          <w:sz w:val="26"/>
          <w:szCs w:val="26"/>
        </w:rPr>
        <w:t>sai ?</w:t>
      </w:r>
      <w:proofErr w:type="gramEnd"/>
    </w:p>
    <w:p w:rsidR="00B2319B" w:rsidRDefault="002A7DC3">
      <w:pPr>
        <w:spacing w:after="0" w:line="288" w:lineRule="auto"/>
        <w:jc w:val="center"/>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extent cx="5289550" cy="1771650"/>
            <wp:effectExtent l="0" t="0" r="0" b="0"/>
            <wp:docPr id="1774990676" name="image29.png" descr="3_2"/>
            <wp:cNvGraphicFramePr/>
            <a:graphic xmlns:a="http://schemas.openxmlformats.org/drawingml/2006/main">
              <a:graphicData uri="http://schemas.openxmlformats.org/drawingml/2006/picture">
                <pic:pic xmlns:pic="http://schemas.openxmlformats.org/drawingml/2006/picture">
                  <pic:nvPicPr>
                    <pic:cNvPr id="0" name="image29.png" descr="3_2"/>
                    <pic:cNvPicPr preferRelativeResize="0"/>
                  </pic:nvPicPr>
                  <pic:blipFill>
                    <a:blip r:embed="rId34"/>
                    <a:srcRect/>
                    <a:stretch>
                      <a:fillRect/>
                    </a:stretch>
                  </pic:blipFill>
                  <pic:spPr>
                    <a:xfrm>
                      <a:off x="0" y="0"/>
                      <a:ext cx="5289550" cy="1771650"/>
                    </a:xfrm>
                    <a:prstGeom prst="rect">
                      <a:avLst/>
                    </a:prstGeom>
                    <a:ln/>
                  </pic:spPr>
                </pic:pic>
              </a:graphicData>
            </a:graphic>
          </wp:inline>
        </w:drawing>
      </w:r>
    </w:p>
    <w:p w:rsidR="00E21CFA" w:rsidRDefault="00E21CFA">
      <w:pPr>
        <w:spacing w:after="0" w:line="288" w:lineRule="auto"/>
        <w:jc w:val="both"/>
        <w:rPr>
          <w:rFonts w:ascii="Cambria" w:eastAsia="Cambria" w:hAnsi="Cambria" w:cs="Cambria"/>
          <w:b/>
          <w:color w:val="000000"/>
          <w:sz w:val="26"/>
          <w:szCs w:val="26"/>
        </w:rPr>
      </w:pPr>
    </w:p>
    <w:p w:rsidR="00E21CFA" w:rsidRDefault="00E21CFA">
      <w:pPr>
        <w:spacing w:after="0"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a. </w:t>
      </w:r>
      <w:r>
        <w:rPr>
          <w:rFonts w:ascii="Cambria" w:eastAsia="Cambria" w:hAnsi="Cambria" w:cs="Cambria"/>
          <w:color w:val="000000"/>
          <w:sz w:val="26"/>
          <w:szCs w:val="26"/>
        </w:rPr>
        <w:t>Hình 1 diễn tả quá trình nhân đôi DNA của sinh vật nhân thực và hình 2 diễn tả quá trình nhân đôi DNA của sinh vật nhân sơ.</w:t>
      </w:r>
    </w:p>
    <w:p w:rsidR="00E21CFA" w:rsidRPr="00E21CFA" w:rsidRDefault="00E21CFA">
      <w:pPr>
        <w:spacing w:after="0" w:line="288" w:lineRule="auto"/>
        <w:jc w:val="both"/>
        <w:rPr>
          <w:rFonts w:ascii="Cambria" w:eastAsia="Cambria" w:hAnsi="Cambria" w:cs="Cambria"/>
          <w:color w:val="000000"/>
          <w:sz w:val="26"/>
          <w:szCs w:val="26"/>
          <w:u w:val="single"/>
        </w:rPr>
      </w:pPr>
      <w:r w:rsidRPr="00E21CFA">
        <w:rPr>
          <w:rFonts w:ascii="Cambria" w:eastAsia="Cambria" w:hAnsi="Cambria" w:cs="Cambria"/>
          <w:b/>
          <w:color w:val="000000"/>
          <w:sz w:val="26"/>
          <w:szCs w:val="26"/>
          <w:u w:val="single"/>
        </w:rPr>
        <w:t xml:space="preserve">b. </w:t>
      </w:r>
      <w:r w:rsidRPr="00E21CFA">
        <w:rPr>
          <w:rFonts w:ascii="Cambria" w:eastAsia="Cambria" w:hAnsi="Cambria" w:cs="Cambria"/>
          <w:color w:val="000000"/>
          <w:sz w:val="26"/>
          <w:szCs w:val="26"/>
          <w:u w:val="single"/>
        </w:rPr>
        <w:t>DNA của sinh vật nhân sơ có cấu tạo mạch vòng, DNA của sinh vật nhân thực có cấu tạo mạch thẳng.</w:t>
      </w:r>
    </w:p>
    <w:p w:rsidR="00E21CFA" w:rsidRPr="00E21CFA" w:rsidRDefault="00E21CFA">
      <w:pPr>
        <w:spacing w:after="0" w:line="288" w:lineRule="auto"/>
        <w:jc w:val="both"/>
        <w:rPr>
          <w:rFonts w:ascii="Cambria" w:eastAsia="Cambria" w:hAnsi="Cambria" w:cs="Cambria"/>
          <w:color w:val="000000"/>
          <w:sz w:val="26"/>
          <w:szCs w:val="26"/>
          <w:u w:val="single"/>
        </w:rPr>
      </w:pPr>
      <w:r w:rsidRPr="00E21CFA">
        <w:rPr>
          <w:rFonts w:ascii="Cambria" w:eastAsia="Cambria" w:hAnsi="Cambria" w:cs="Cambria"/>
          <w:b/>
          <w:color w:val="000000"/>
          <w:sz w:val="26"/>
          <w:szCs w:val="26"/>
          <w:u w:val="single"/>
        </w:rPr>
        <w:lastRenderedPageBreak/>
        <w:t xml:space="preserve">c. </w:t>
      </w:r>
      <w:r w:rsidRPr="00E21CFA">
        <w:rPr>
          <w:rFonts w:ascii="Cambria" w:eastAsia="Cambria" w:hAnsi="Cambria" w:cs="Cambria"/>
          <w:color w:val="000000"/>
          <w:sz w:val="26"/>
          <w:szCs w:val="26"/>
          <w:u w:val="single"/>
        </w:rPr>
        <w:t>Ở sinh vật nhân thực, sự nhân đôi DNA xảy ra ở nhiều điểm trong mỗi phân tử DNA tạo ra nhiều đơn vị nhân đôi và do nhiều loại enzyme tham gia.</w:t>
      </w:r>
    </w:p>
    <w:p w:rsidR="00E21CFA" w:rsidRDefault="00E21CFA">
      <w:pPr>
        <w:spacing w:after="0"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d. </w:t>
      </w:r>
      <w:r>
        <w:rPr>
          <w:rFonts w:ascii="Cambria" w:eastAsia="Cambria" w:hAnsi="Cambria" w:cs="Cambria"/>
          <w:color w:val="000000"/>
          <w:sz w:val="26"/>
          <w:szCs w:val="26"/>
        </w:rPr>
        <w:t>Quá trình nhân đôi DNA của sinh vật nhân thực và sinh vật nhân sơ đều chỉ tạo một đơn vị tái bản.</w:t>
      </w:r>
    </w:p>
    <w:p w:rsidR="00E21CFA" w:rsidRPr="00E21CFA" w:rsidRDefault="00E21CFA">
      <w:pPr>
        <w:spacing w:after="0" w:line="288" w:lineRule="auto"/>
        <w:jc w:val="both"/>
        <w:rPr>
          <w:rFonts w:ascii="Cambria" w:eastAsia="Cambria" w:hAnsi="Cambria" w:cs="Cambria"/>
          <w:b/>
          <w:color w:val="000000"/>
          <w:sz w:val="26"/>
          <w:szCs w:val="26"/>
          <w:u w:val="single"/>
        </w:rPr>
      </w:pPr>
      <w:r w:rsidRPr="00E21CFA">
        <w:rPr>
          <w:rFonts w:ascii="Cambria" w:eastAsia="Cambria" w:hAnsi="Cambria" w:cs="Cambria"/>
          <w:b/>
          <w:color w:val="000000"/>
          <w:sz w:val="26"/>
          <w:szCs w:val="26"/>
          <w:u w:val="single"/>
        </w:rPr>
        <w:t xml:space="preserve">a. </w:t>
      </w:r>
      <w:r w:rsidRPr="00E21CFA">
        <w:rPr>
          <w:rFonts w:ascii="Cambria" w:eastAsia="Cambria" w:hAnsi="Cambria" w:cs="Cambria"/>
          <w:color w:val="000000"/>
          <w:sz w:val="26"/>
          <w:szCs w:val="26"/>
          <w:u w:val="single"/>
        </w:rPr>
        <w:t>Gene A có chiều dài lớn hơn gene a</w:t>
      </w:r>
      <w:r w:rsidRPr="00E21CFA">
        <w:rPr>
          <w:rFonts w:ascii="Cambria" w:eastAsia="Cambria" w:hAnsi="Cambria" w:cs="Cambria"/>
          <w:b/>
          <w:color w:val="000000"/>
          <w:sz w:val="26"/>
          <w:szCs w:val="26"/>
          <w:u w:val="single"/>
        </w:rPr>
        <w:t>.</w:t>
      </w:r>
    </w:p>
    <w:p w:rsidR="00E21CFA" w:rsidRPr="00E21CFA" w:rsidRDefault="00E21CFA">
      <w:pPr>
        <w:spacing w:after="0" w:line="288" w:lineRule="auto"/>
        <w:jc w:val="both"/>
        <w:rPr>
          <w:rFonts w:ascii="Cambria" w:eastAsia="Cambria" w:hAnsi="Cambria" w:cs="Cambria"/>
          <w:b/>
          <w:color w:val="000000"/>
          <w:sz w:val="26"/>
          <w:szCs w:val="26"/>
          <w:u w:val="single"/>
        </w:rPr>
      </w:pPr>
      <w:r w:rsidRPr="00E21CFA">
        <w:rPr>
          <w:rFonts w:ascii="Cambria" w:eastAsia="Cambria" w:hAnsi="Cambria" w:cs="Cambria"/>
          <w:b/>
          <w:color w:val="000000"/>
          <w:sz w:val="26"/>
          <w:szCs w:val="26"/>
          <w:u w:val="single"/>
        </w:rPr>
        <w:t xml:space="preserve">b. </w:t>
      </w:r>
      <w:r w:rsidRPr="00E21CFA">
        <w:rPr>
          <w:rFonts w:ascii="Cambria" w:eastAsia="Cambria" w:hAnsi="Cambria" w:cs="Cambria"/>
          <w:color w:val="000000"/>
          <w:sz w:val="26"/>
          <w:szCs w:val="26"/>
          <w:u w:val="single"/>
        </w:rPr>
        <w:t>Gene A có G = X = 538; A = T = 362.</w:t>
      </w:r>
    </w:p>
    <w:p w:rsidR="00E21CFA" w:rsidRDefault="00E21CFA">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c. </w:t>
      </w:r>
      <w:r>
        <w:rPr>
          <w:rFonts w:ascii="Cambria" w:eastAsia="Cambria" w:hAnsi="Cambria" w:cs="Cambria"/>
          <w:color w:val="000000"/>
          <w:sz w:val="26"/>
          <w:szCs w:val="26"/>
        </w:rPr>
        <w:t>Gene a có A = T = 360; G = X = 540.</w:t>
      </w:r>
    </w:p>
    <w:p w:rsidR="00E21CFA" w:rsidRDefault="00E21CFA">
      <w:pPr>
        <w:spacing w:after="0" w:line="288" w:lineRule="auto"/>
        <w:jc w:val="both"/>
        <w:rPr>
          <w:rFonts w:ascii="Cambria" w:eastAsia="Cambria" w:hAnsi="Cambria" w:cs="Cambria"/>
          <w:b/>
          <w:color w:val="000000"/>
          <w:sz w:val="26"/>
          <w:szCs w:val="26"/>
        </w:rPr>
      </w:pPr>
      <w:r>
        <w:rPr>
          <w:rFonts w:ascii="Cambria" w:eastAsia="Cambria" w:hAnsi="Cambria" w:cs="Cambria"/>
          <w:b/>
          <w:color w:val="000000"/>
          <w:sz w:val="26"/>
          <w:szCs w:val="26"/>
        </w:rPr>
        <w:t xml:space="preserve">d. </w:t>
      </w:r>
      <w:r>
        <w:rPr>
          <w:rFonts w:ascii="Cambria" w:eastAsia="Cambria" w:hAnsi="Cambria" w:cs="Cambria"/>
          <w:color w:val="000000"/>
          <w:sz w:val="26"/>
          <w:szCs w:val="26"/>
        </w:rPr>
        <w:t>Gene A có số liên kết hydrogen ít hơn hơn gene a.</w:t>
      </w:r>
    </w:p>
    <w:p w:rsidR="00B2319B" w:rsidRDefault="00F8748E">
      <w:pPr>
        <w:spacing w:after="0" w:line="288" w:lineRule="auto"/>
        <w:jc w:val="both"/>
        <w:rPr>
          <w:rFonts w:ascii="Cambria" w:eastAsia="Cambria" w:hAnsi="Cambria" w:cs="Cambria"/>
          <w:color w:val="00B050"/>
          <w:sz w:val="26"/>
          <w:szCs w:val="26"/>
        </w:rPr>
      </w:pPr>
      <w:r>
        <w:rPr>
          <w:rFonts w:ascii="Cambria" w:eastAsia="Cambria" w:hAnsi="Cambria" w:cs="Cambria"/>
          <w:b/>
          <w:color w:val="00B050"/>
          <w:sz w:val="26"/>
          <w:szCs w:val="26"/>
          <w:u w:val="single"/>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Câu 1.</w:t>
      </w:r>
      <w:r>
        <w:rPr>
          <w:rFonts w:ascii="Cambria" w:eastAsia="Cambria" w:hAnsi="Cambria" w:cs="Cambria"/>
          <w:b/>
          <w:color w:val="0000FF"/>
          <w:sz w:val="26"/>
          <w:szCs w:val="26"/>
        </w:rPr>
        <w:t xml:space="preserve"> </w:t>
      </w:r>
      <w:r>
        <w:rPr>
          <w:rFonts w:ascii="Cambria" w:eastAsia="Cambria" w:hAnsi="Cambria" w:cs="Cambria"/>
          <w:sz w:val="26"/>
          <w:szCs w:val="26"/>
        </w:rPr>
        <w:t xml:space="preserve">Một phân tử DNA có cấu trúc xoắn kép, giả sử phân tử DNA này có tỉ lệ </w:t>
      </w:r>
      <w:r>
        <w:rPr>
          <w:rFonts w:ascii="Cambria" w:eastAsia="Cambria" w:hAnsi="Cambria" w:cs="Cambria"/>
          <w:color w:val="000000"/>
          <w:sz w:val="43"/>
          <w:szCs w:val="43"/>
          <w:vertAlign w:val="subscript"/>
        </w:rPr>
        <w:object w:dxaOrig="1118" w:dyaOrig="623">
          <v:shape id="_x0000_i1037" type="#_x0000_t75" style="width:56.25pt;height:31.5pt" o:ole="">
            <v:imagedata r:id="rId35" o:title=""/>
          </v:shape>
          <o:OLEObject Type="Embed" ProgID="Equation.DSMT4" ShapeID="_x0000_i1037" DrawAspect="Content" ObjectID="_1852288186" r:id="rId36"/>
        </w:object>
      </w:r>
      <w:r>
        <w:rPr>
          <w:rFonts w:ascii="Cambria" w:eastAsia="Cambria" w:hAnsi="Cambria" w:cs="Cambria"/>
          <w:color w:val="000000"/>
          <w:sz w:val="26"/>
          <w:szCs w:val="26"/>
        </w:rPr>
        <w:t xml:space="preserve"> </w:t>
      </w:r>
      <w:r>
        <w:rPr>
          <w:rFonts w:ascii="Cambria" w:eastAsia="Cambria" w:hAnsi="Cambria" w:cs="Cambria"/>
          <w:sz w:val="26"/>
          <w:szCs w:val="26"/>
        </w:rPr>
        <w:t>thì tỉ lệ nucleotide loại A của phân tử DNA này là bao nhiêu phần trăm?</w:t>
      </w:r>
    </w:p>
    <w:p w:rsidR="00DA641E" w:rsidRDefault="00DA641E">
      <w:pPr>
        <w:spacing w:after="0" w:line="288" w:lineRule="auto"/>
        <w:jc w:val="both"/>
        <w:rPr>
          <w:rFonts w:ascii="Cambria" w:eastAsia="Cambria" w:hAnsi="Cambria" w:cs="Cambria"/>
          <w:color w:val="C00000"/>
          <w:sz w:val="26"/>
          <w:szCs w:val="26"/>
        </w:rPr>
      </w:pPr>
      <w:r>
        <w:rPr>
          <w:rFonts w:ascii="Cambria" w:eastAsia="Cambria" w:hAnsi="Cambria" w:cs="Cambria"/>
          <w:sz w:val="26"/>
          <w:szCs w:val="26"/>
        </w:rPr>
        <w:t>Đáp án: 10</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2. </w:t>
      </w:r>
      <w:proofErr w:type="gramStart"/>
      <w:r>
        <w:rPr>
          <w:rFonts w:ascii="Cambria" w:eastAsia="Cambria" w:hAnsi="Cambria" w:cs="Cambria"/>
          <w:sz w:val="26"/>
          <w:szCs w:val="26"/>
        </w:rPr>
        <w:t>Có  8</w:t>
      </w:r>
      <w:proofErr w:type="gramEnd"/>
      <w:r>
        <w:rPr>
          <w:rFonts w:ascii="Cambria" w:eastAsia="Cambria" w:hAnsi="Cambria" w:cs="Cambria"/>
          <w:sz w:val="26"/>
          <w:szCs w:val="26"/>
        </w:rPr>
        <w:t xml:space="preserve"> phân tử  DNA  tự  nhân đôi  một  số  lần  bằng  nhau đã  tổng hợp  được  112 mạch polynucleotide mới lấy nguyên liệu hoàn toàn từ môi trường nội bào. Số lần tự nhân đôi của mỗi phân tử DNA trên là bao nhiêu?</w:t>
      </w:r>
    </w:p>
    <w:p w:rsidR="00DA641E" w:rsidRDefault="00DA641E" w:rsidP="00DA641E">
      <w:pPr>
        <w:spacing w:after="0" w:line="288" w:lineRule="auto"/>
        <w:jc w:val="both"/>
        <w:rPr>
          <w:rFonts w:ascii="Cambria" w:eastAsia="Cambria" w:hAnsi="Cambria" w:cs="Cambria"/>
          <w:sz w:val="26"/>
          <w:szCs w:val="26"/>
        </w:rPr>
      </w:pPr>
      <w:r>
        <w:rPr>
          <w:rFonts w:ascii="Cambria" w:eastAsia="Cambria" w:hAnsi="Cambria" w:cs="Cambria"/>
          <w:sz w:val="26"/>
          <w:szCs w:val="26"/>
        </w:rPr>
        <w:t>Đáp án:</w:t>
      </w:r>
      <w:r>
        <w:rPr>
          <w:rFonts w:ascii="Cambria" w:eastAsia="Cambria" w:hAnsi="Cambria" w:cs="Cambria"/>
          <w:sz w:val="26"/>
          <w:szCs w:val="26"/>
        </w:rPr>
        <w:t xml:space="preserve"> 3</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3. </w:t>
      </w:r>
      <w:r>
        <w:rPr>
          <w:rFonts w:ascii="Cambria" w:eastAsia="Cambria" w:hAnsi="Cambria" w:cs="Cambria"/>
          <w:sz w:val="26"/>
          <w:szCs w:val="26"/>
        </w:rPr>
        <w:t xml:space="preserve">Nếu nuôi cấy một tế bào </w:t>
      </w:r>
      <w:r>
        <w:rPr>
          <w:rFonts w:ascii="Cambria" w:eastAsia="Cambria" w:hAnsi="Cambria" w:cs="Cambria"/>
          <w:i/>
          <w:sz w:val="26"/>
          <w:szCs w:val="26"/>
        </w:rPr>
        <w:t>E. coli</w:t>
      </w:r>
      <w:r>
        <w:rPr>
          <w:rFonts w:ascii="Cambria" w:eastAsia="Cambria" w:hAnsi="Cambria" w:cs="Cambria"/>
          <w:sz w:val="26"/>
          <w:szCs w:val="26"/>
        </w:rPr>
        <w:t xml:space="preserve"> có một phân tử DNA ở vùng nhân chỉ chứa N</w:t>
      </w:r>
      <w:r>
        <w:rPr>
          <w:rFonts w:ascii="Cambria" w:eastAsia="Cambria" w:hAnsi="Cambria" w:cs="Cambria"/>
          <w:sz w:val="26"/>
          <w:szCs w:val="26"/>
          <w:vertAlign w:val="superscript"/>
        </w:rPr>
        <w:t>15</w:t>
      </w:r>
      <w:r>
        <w:rPr>
          <w:rFonts w:ascii="Cambria" w:eastAsia="Cambria" w:hAnsi="Cambria" w:cs="Cambria"/>
          <w:sz w:val="26"/>
          <w:szCs w:val="26"/>
        </w:rPr>
        <w:t xml:space="preserve"> phóng xạ chưa nhân đôi trong môi trường chỉ có N</w:t>
      </w:r>
      <w:r>
        <w:rPr>
          <w:rFonts w:ascii="Cambria" w:eastAsia="Cambria" w:hAnsi="Cambria" w:cs="Cambria"/>
          <w:sz w:val="26"/>
          <w:szCs w:val="26"/>
          <w:vertAlign w:val="superscript"/>
        </w:rPr>
        <w:t>14</w:t>
      </w:r>
      <w:r>
        <w:rPr>
          <w:rFonts w:ascii="Cambria" w:eastAsia="Cambria" w:hAnsi="Cambria" w:cs="Cambria"/>
          <w:sz w:val="26"/>
          <w:szCs w:val="26"/>
        </w:rPr>
        <w:t xml:space="preserve">, quá trình phân chia của vi khuẩn tạo ra 8 tế bào con. Có bao nhiêu phân tử DNA ở vùng nhân của các </w:t>
      </w:r>
      <w:r>
        <w:rPr>
          <w:rFonts w:ascii="Cambria" w:eastAsia="Cambria" w:hAnsi="Cambria" w:cs="Cambria"/>
          <w:i/>
          <w:sz w:val="26"/>
          <w:szCs w:val="26"/>
        </w:rPr>
        <w:t>E coli</w:t>
      </w:r>
      <w:r>
        <w:rPr>
          <w:rFonts w:ascii="Cambria" w:eastAsia="Cambria" w:hAnsi="Cambria" w:cs="Cambria"/>
          <w:sz w:val="26"/>
          <w:szCs w:val="26"/>
        </w:rPr>
        <w:t xml:space="preserve"> có chứa N</w:t>
      </w:r>
      <w:r>
        <w:rPr>
          <w:rFonts w:ascii="Cambria" w:eastAsia="Cambria" w:hAnsi="Cambria" w:cs="Cambria"/>
          <w:sz w:val="26"/>
          <w:szCs w:val="26"/>
          <w:vertAlign w:val="superscript"/>
        </w:rPr>
        <w:t>15</w:t>
      </w:r>
      <w:r>
        <w:rPr>
          <w:rFonts w:ascii="Cambria" w:eastAsia="Cambria" w:hAnsi="Cambria" w:cs="Cambria"/>
          <w:sz w:val="26"/>
          <w:szCs w:val="26"/>
        </w:rPr>
        <w:t xml:space="preserve"> phóng xạ được tạo ra trong quá trình trên?</w:t>
      </w:r>
    </w:p>
    <w:p w:rsidR="00DA641E" w:rsidRDefault="00DA641E" w:rsidP="00DA641E">
      <w:pPr>
        <w:spacing w:after="0" w:line="288" w:lineRule="auto"/>
        <w:jc w:val="both"/>
        <w:rPr>
          <w:rFonts w:ascii="Cambria" w:eastAsia="Cambria" w:hAnsi="Cambria" w:cs="Cambria"/>
          <w:sz w:val="26"/>
          <w:szCs w:val="26"/>
        </w:rPr>
      </w:pPr>
      <w:r>
        <w:rPr>
          <w:rFonts w:ascii="Cambria" w:eastAsia="Cambria" w:hAnsi="Cambria" w:cs="Cambria"/>
          <w:sz w:val="26"/>
          <w:szCs w:val="26"/>
        </w:rPr>
        <w:t>Đáp án:</w:t>
      </w:r>
      <w:r>
        <w:rPr>
          <w:rFonts w:ascii="Cambria" w:eastAsia="Cambria" w:hAnsi="Cambria" w:cs="Cambria"/>
          <w:sz w:val="26"/>
          <w:szCs w:val="26"/>
        </w:rPr>
        <w:t xml:space="preserve"> 2</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Câu 4.</w:t>
      </w:r>
      <w:r>
        <w:rPr>
          <w:rFonts w:ascii="Cambria" w:eastAsia="Cambria" w:hAnsi="Cambria" w:cs="Cambria"/>
          <w:sz w:val="26"/>
          <w:szCs w:val="26"/>
        </w:rPr>
        <w:t xml:space="preserve"> Một gene dài 425nm và có tổng số nucleotide loại A và nucleotide loại T chiến 40% tổng số nucleotide của gene. Mạch 1 của gene có 220 nucleotide loại T và số nucleotide loại C chiếm 20% tổng số nucleotide của mạch. Theo lí thuyết, mạch 2 của gene có tổng số nucleotide loại C chiếm bao nhiêu phần trăm?</w:t>
      </w:r>
    </w:p>
    <w:p w:rsidR="00DA641E" w:rsidRDefault="00DA641E" w:rsidP="00DA641E">
      <w:pPr>
        <w:spacing w:after="0" w:line="288" w:lineRule="auto"/>
        <w:jc w:val="both"/>
        <w:rPr>
          <w:rFonts w:ascii="Cambria" w:eastAsia="Cambria" w:hAnsi="Cambria" w:cs="Cambria"/>
          <w:sz w:val="26"/>
          <w:szCs w:val="26"/>
        </w:rPr>
      </w:pPr>
      <w:r>
        <w:rPr>
          <w:rFonts w:ascii="Cambria" w:eastAsia="Cambria" w:hAnsi="Cambria" w:cs="Cambria"/>
          <w:sz w:val="26"/>
          <w:szCs w:val="26"/>
        </w:rPr>
        <w:t>Đáp án:</w:t>
      </w:r>
      <w:r>
        <w:rPr>
          <w:rFonts w:ascii="Cambria" w:eastAsia="Cambria" w:hAnsi="Cambria" w:cs="Cambria"/>
          <w:sz w:val="26"/>
          <w:szCs w:val="26"/>
        </w:rPr>
        <w:t xml:space="preserve"> 40</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5. </w:t>
      </w:r>
      <w:r>
        <w:rPr>
          <w:rFonts w:ascii="Cambria" w:eastAsia="Cambria" w:hAnsi="Cambria" w:cs="Cambria"/>
          <w:sz w:val="26"/>
          <w:szCs w:val="26"/>
        </w:rPr>
        <w:t>Một đoạn gene có trình tự nucleotide trên một chuỗi polynucleotide như sau:</w:t>
      </w:r>
    </w:p>
    <w:tbl>
      <w:tblPr>
        <w:tblStyle w:val="af7"/>
        <w:tblW w:w="5245" w:type="dxa"/>
        <w:jc w:val="center"/>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Look w:val="0400" w:firstRow="0" w:lastRow="0" w:firstColumn="0" w:lastColumn="0" w:noHBand="0" w:noVBand="1"/>
      </w:tblPr>
      <w:tblGrid>
        <w:gridCol w:w="5245"/>
      </w:tblGrid>
      <w:tr w:rsidR="00B2319B">
        <w:trPr>
          <w:jc w:val="center"/>
        </w:trPr>
        <w:tc>
          <w:tcPr>
            <w:tcW w:w="5245" w:type="dxa"/>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 – ATG - TAC - CGT - AGG - XXX - 5’</w:t>
            </w:r>
          </w:p>
        </w:tc>
      </w:tr>
    </w:tbl>
    <w:p w:rsidR="00B2319B" w:rsidRDefault="002A7DC3">
      <w:pPr>
        <w:spacing w:after="0" w:line="288" w:lineRule="auto"/>
        <w:jc w:val="both"/>
        <w:rPr>
          <w:rFonts w:ascii="Cambria" w:eastAsia="Cambria" w:hAnsi="Cambria" w:cs="Cambria"/>
          <w:sz w:val="26"/>
          <w:szCs w:val="26"/>
        </w:rPr>
      </w:pPr>
      <w:r>
        <w:rPr>
          <w:rFonts w:ascii="Cambria" w:eastAsia="Cambria" w:hAnsi="Cambria" w:cs="Cambria"/>
          <w:sz w:val="26"/>
          <w:szCs w:val="26"/>
        </w:rPr>
        <w:t>Tính số liên kết hydrogen của đoạn gene trên?</w:t>
      </w:r>
    </w:p>
    <w:p w:rsidR="00DA641E" w:rsidRDefault="00DA641E" w:rsidP="00DA641E">
      <w:pPr>
        <w:spacing w:after="0" w:line="288" w:lineRule="auto"/>
        <w:jc w:val="both"/>
        <w:rPr>
          <w:rFonts w:ascii="Cambria" w:eastAsia="Cambria" w:hAnsi="Cambria" w:cs="Cambria"/>
          <w:color w:val="000000"/>
          <w:sz w:val="26"/>
          <w:szCs w:val="26"/>
        </w:rPr>
      </w:pPr>
      <w:r>
        <w:rPr>
          <w:rFonts w:ascii="Cambria" w:eastAsia="Cambria" w:hAnsi="Cambria" w:cs="Cambria"/>
          <w:sz w:val="26"/>
          <w:szCs w:val="26"/>
        </w:rPr>
        <w:t>Đáp án:</w:t>
      </w:r>
      <w:r>
        <w:rPr>
          <w:rFonts w:ascii="Cambria" w:eastAsia="Cambria" w:hAnsi="Cambria" w:cs="Cambria"/>
          <w:sz w:val="26"/>
          <w:szCs w:val="26"/>
        </w:rPr>
        <w:t xml:space="preserve"> 39</w:t>
      </w:r>
    </w:p>
    <w:p w:rsidR="00B2319B" w:rsidRDefault="002A7DC3">
      <w:pPr>
        <w:spacing w:after="0" w:line="288" w:lineRule="auto"/>
        <w:jc w:val="both"/>
        <w:rPr>
          <w:rFonts w:ascii="Cambria" w:eastAsia="Cambria" w:hAnsi="Cambria" w:cs="Cambria"/>
          <w:sz w:val="26"/>
          <w:szCs w:val="26"/>
          <w:highlight w:val="white"/>
        </w:rPr>
      </w:pPr>
      <w:r>
        <w:rPr>
          <w:rFonts w:ascii="Cambria" w:eastAsia="Cambria" w:hAnsi="Cambria" w:cs="Cambria"/>
          <w:b/>
          <w:sz w:val="26"/>
          <w:szCs w:val="26"/>
        </w:rPr>
        <w:t xml:space="preserve">Câu 6. </w:t>
      </w:r>
      <w:r>
        <w:rPr>
          <w:rFonts w:ascii="Cambria" w:eastAsia="Cambria" w:hAnsi="Cambria" w:cs="Cambria"/>
          <w:sz w:val="26"/>
          <w:szCs w:val="26"/>
          <w:highlight w:val="white"/>
        </w:rPr>
        <w:t>Trên một mạch của gene có 150A và 120T. Gene nói trên có 20%G. Số nucleotide loại C là bao nhiêu?</w:t>
      </w:r>
    </w:p>
    <w:p w:rsidR="00DA641E" w:rsidRDefault="00DA641E" w:rsidP="00DA641E">
      <w:pPr>
        <w:spacing w:after="0" w:line="288" w:lineRule="auto"/>
        <w:jc w:val="both"/>
        <w:rPr>
          <w:rFonts w:ascii="Cambria" w:eastAsia="Cambria" w:hAnsi="Cambria" w:cs="Cambria"/>
          <w:color w:val="333333"/>
          <w:sz w:val="26"/>
          <w:szCs w:val="26"/>
          <w:highlight w:val="white"/>
        </w:rPr>
      </w:pPr>
      <w:r>
        <w:rPr>
          <w:rFonts w:ascii="Cambria" w:eastAsia="Cambria" w:hAnsi="Cambria" w:cs="Cambria"/>
          <w:sz w:val="26"/>
          <w:szCs w:val="26"/>
        </w:rPr>
        <w:t>Đáp án:</w:t>
      </w:r>
      <w:r>
        <w:rPr>
          <w:rFonts w:ascii="Cambria" w:eastAsia="Cambria" w:hAnsi="Cambria" w:cs="Cambria"/>
          <w:sz w:val="26"/>
          <w:szCs w:val="26"/>
        </w:rPr>
        <w:t xml:space="preserve"> 180</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7. </w:t>
      </w:r>
      <w:r>
        <w:rPr>
          <w:rFonts w:ascii="Cambria" w:eastAsia="Cambria" w:hAnsi="Cambria" w:cs="Cambria"/>
          <w:sz w:val="26"/>
          <w:szCs w:val="26"/>
        </w:rPr>
        <w:t>Một đoạn genee có trình tự nucleotide trên một chuỗi polynucleotide như sau:</w:t>
      </w:r>
    </w:p>
    <w:tbl>
      <w:tblPr>
        <w:tblStyle w:val="af8"/>
        <w:tblW w:w="5245" w:type="dxa"/>
        <w:jc w:val="center"/>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Look w:val="0400" w:firstRow="0" w:lastRow="0" w:firstColumn="0" w:lastColumn="0" w:noHBand="0" w:noVBand="1"/>
      </w:tblPr>
      <w:tblGrid>
        <w:gridCol w:w="5245"/>
      </w:tblGrid>
      <w:tr w:rsidR="00B2319B">
        <w:trPr>
          <w:jc w:val="center"/>
        </w:trPr>
        <w:tc>
          <w:tcPr>
            <w:tcW w:w="5245" w:type="dxa"/>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 – ATC - TAC - CAT - AGA - ACC - 5’</w:t>
            </w:r>
          </w:p>
        </w:tc>
      </w:tr>
    </w:tbl>
    <w:p w:rsidR="00B2319B" w:rsidRDefault="002A7DC3">
      <w:pPr>
        <w:spacing w:after="0" w:line="288" w:lineRule="auto"/>
        <w:jc w:val="both"/>
        <w:rPr>
          <w:rFonts w:ascii="Cambria" w:eastAsia="Cambria" w:hAnsi="Cambria" w:cs="Cambria"/>
          <w:sz w:val="26"/>
          <w:szCs w:val="26"/>
        </w:rPr>
      </w:pPr>
      <w:r>
        <w:rPr>
          <w:rFonts w:ascii="Cambria" w:eastAsia="Cambria" w:hAnsi="Cambria" w:cs="Cambria"/>
          <w:sz w:val="26"/>
          <w:szCs w:val="26"/>
        </w:rPr>
        <w:t>Tính số liên kết hydrogene của đoạn genee trên?</w:t>
      </w:r>
    </w:p>
    <w:p w:rsidR="00DA641E" w:rsidRDefault="00DA641E" w:rsidP="00DA641E">
      <w:pPr>
        <w:spacing w:after="0" w:line="288" w:lineRule="auto"/>
        <w:jc w:val="both"/>
        <w:rPr>
          <w:rFonts w:ascii="Cambria" w:eastAsia="Cambria" w:hAnsi="Cambria" w:cs="Cambria"/>
          <w:sz w:val="26"/>
          <w:szCs w:val="26"/>
        </w:rPr>
      </w:pPr>
      <w:r>
        <w:rPr>
          <w:rFonts w:ascii="Cambria" w:eastAsia="Cambria" w:hAnsi="Cambria" w:cs="Cambria"/>
          <w:sz w:val="26"/>
          <w:szCs w:val="26"/>
        </w:rPr>
        <w:t>Đáp án:</w:t>
      </w:r>
      <w:r>
        <w:rPr>
          <w:rFonts w:ascii="Cambria" w:eastAsia="Cambria" w:hAnsi="Cambria" w:cs="Cambria"/>
          <w:sz w:val="26"/>
          <w:szCs w:val="26"/>
        </w:rPr>
        <w:t xml:space="preserve"> 36</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lastRenderedPageBreak/>
        <w:t xml:space="preserve">Câu 8. </w:t>
      </w:r>
      <w:r>
        <w:rPr>
          <w:rFonts w:ascii="Cambria" w:eastAsia="Cambria" w:hAnsi="Cambria" w:cs="Cambria"/>
          <w:sz w:val="26"/>
          <w:szCs w:val="26"/>
        </w:rPr>
        <w:t xml:space="preserve">Một phân tử DNA có cấu trúc xoắn kép, giả sử phân tử DNA này có tỉ lệ </w:t>
      </w:r>
      <w:r>
        <w:rPr>
          <w:rFonts w:ascii="Cambria" w:eastAsia="Cambria" w:hAnsi="Cambria" w:cs="Cambria"/>
          <w:color w:val="000000"/>
          <w:sz w:val="43"/>
          <w:szCs w:val="43"/>
          <w:vertAlign w:val="subscript"/>
        </w:rPr>
        <w:object w:dxaOrig="1118" w:dyaOrig="623">
          <v:shape id="_x0000_i1038" type="#_x0000_t75" style="width:56.25pt;height:31.5pt" o:ole="">
            <v:imagedata r:id="rId35" o:title=""/>
          </v:shape>
          <o:OLEObject Type="Embed" ProgID="Equation.DSMT4" ShapeID="_x0000_i1038" DrawAspect="Content" ObjectID="_1852288187" r:id="rId37"/>
        </w:object>
      </w:r>
      <w:r>
        <w:rPr>
          <w:rFonts w:ascii="Cambria" w:eastAsia="Cambria" w:hAnsi="Cambria" w:cs="Cambria"/>
          <w:sz w:val="26"/>
          <w:szCs w:val="26"/>
        </w:rPr>
        <w:t xml:space="preserve">  thì tỉ lệ nucleotide loại G của phân tử DNA này là bao nhiêu phần t</w:t>
      </w:r>
      <w:r w:rsidR="00DA641E">
        <w:rPr>
          <w:rFonts w:ascii="Cambria" w:eastAsia="Cambria" w:hAnsi="Cambria" w:cs="Cambria"/>
          <w:sz w:val="26"/>
          <w:szCs w:val="26"/>
        </w:rPr>
        <w:t>tram</w:t>
      </w:r>
    </w:p>
    <w:p w:rsidR="00DA641E" w:rsidRDefault="00DA641E" w:rsidP="00DA641E">
      <w:pPr>
        <w:spacing w:after="0" w:line="288" w:lineRule="auto"/>
        <w:jc w:val="both"/>
        <w:rPr>
          <w:rFonts w:ascii="Cambria" w:eastAsia="Cambria" w:hAnsi="Cambria" w:cs="Cambria"/>
          <w:sz w:val="26"/>
          <w:szCs w:val="26"/>
        </w:rPr>
      </w:pPr>
      <w:r>
        <w:rPr>
          <w:rFonts w:ascii="Cambria" w:eastAsia="Cambria" w:hAnsi="Cambria" w:cs="Cambria"/>
          <w:sz w:val="26"/>
          <w:szCs w:val="26"/>
        </w:rPr>
        <w:t>Đáp án:</w:t>
      </w:r>
      <w:r>
        <w:rPr>
          <w:rFonts w:ascii="Cambria" w:eastAsia="Cambria" w:hAnsi="Cambria" w:cs="Cambria"/>
          <w:sz w:val="26"/>
          <w:szCs w:val="26"/>
        </w:rPr>
        <w:t xml:space="preserve"> 40</w:t>
      </w:r>
    </w:p>
    <w:p w:rsidR="00B2319B" w:rsidRDefault="002A7DC3">
      <w:pPr>
        <w:spacing w:after="0" w:line="288" w:lineRule="auto"/>
        <w:jc w:val="both"/>
        <w:rPr>
          <w:rFonts w:ascii="Cambria" w:eastAsia="Cambria" w:hAnsi="Cambria" w:cs="Cambria"/>
          <w:b/>
          <w:sz w:val="26"/>
          <w:szCs w:val="26"/>
        </w:rPr>
      </w:pPr>
      <w:r>
        <w:rPr>
          <w:rFonts w:ascii="Cambria" w:eastAsia="Cambria" w:hAnsi="Cambria" w:cs="Cambria"/>
          <w:b/>
          <w:sz w:val="26"/>
          <w:szCs w:val="26"/>
        </w:rPr>
        <w:t xml:space="preserve">Câu 9. </w:t>
      </w:r>
      <w:r>
        <w:rPr>
          <w:rFonts w:ascii="Cambria" w:eastAsia="Cambria" w:hAnsi="Cambria" w:cs="Cambria"/>
          <w:sz w:val="26"/>
          <w:szCs w:val="26"/>
        </w:rPr>
        <w:t>Cho các thành phần dưới đây. Có bao nhiêu thành phần tham gia vào quá trình tái bản (nhân đôi) DNA.</w:t>
      </w:r>
    </w:p>
    <w:tbl>
      <w:tblPr>
        <w:tblStyle w:val="af9"/>
        <w:tblW w:w="9576" w:type="dxa"/>
        <w:jc w:val="center"/>
        <w:tblBorders>
          <w:top w:val="nil"/>
          <w:left w:val="nil"/>
          <w:bottom w:val="nil"/>
          <w:right w:val="nil"/>
          <w:insideH w:val="nil"/>
          <w:insideV w:val="nil"/>
        </w:tblBorders>
        <w:tblLayout w:type="fixed"/>
        <w:tblLook w:val="0400" w:firstRow="0" w:lastRow="0" w:firstColumn="0" w:lastColumn="0" w:noHBand="0" w:noVBand="1"/>
      </w:tblPr>
      <w:tblGrid>
        <w:gridCol w:w="2376"/>
        <w:gridCol w:w="1701"/>
        <w:gridCol w:w="1730"/>
        <w:gridCol w:w="1672"/>
        <w:gridCol w:w="2097"/>
      </w:tblGrid>
      <w:tr w:rsidR="00B2319B">
        <w:trPr>
          <w:jc w:val="center"/>
        </w:trPr>
        <w:tc>
          <w:tcPr>
            <w:tcW w:w="2376"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1) DNA polimerase</w:t>
            </w:r>
          </w:p>
        </w:tc>
        <w:tc>
          <w:tcPr>
            <w:tcW w:w="1701"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2) Adenine</w:t>
            </w:r>
          </w:p>
        </w:tc>
        <w:tc>
          <w:tcPr>
            <w:tcW w:w="1730"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3) Uracil</w:t>
            </w:r>
          </w:p>
        </w:tc>
        <w:tc>
          <w:tcPr>
            <w:tcW w:w="1672"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4) Guanine</w:t>
            </w:r>
          </w:p>
        </w:tc>
        <w:tc>
          <w:tcPr>
            <w:tcW w:w="2097"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5) Cytosine</w:t>
            </w:r>
          </w:p>
        </w:tc>
      </w:tr>
      <w:tr w:rsidR="00B2319B">
        <w:trPr>
          <w:jc w:val="center"/>
        </w:trPr>
        <w:tc>
          <w:tcPr>
            <w:tcW w:w="2376"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6) RNA polimerase</w:t>
            </w:r>
          </w:p>
        </w:tc>
        <w:tc>
          <w:tcPr>
            <w:tcW w:w="1701"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7) Ribosome</w:t>
            </w:r>
          </w:p>
        </w:tc>
        <w:tc>
          <w:tcPr>
            <w:tcW w:w="1730"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8) mRNA</w:t>
            </w:r>
          </w:p>
        </w:tc>
        <w:tc>
          <w:tcPr>
            <w:tcW w:w="1672"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9) tRNA</w:t>
            </w:r>
          </w:p>
        </w:tc>
        <w:tc>
          <w:tcPr>
            <w:tcW w:w="2097" w:type="dxa"/>
          </w:tcPr>
          <w:p w:rsidR="00B2319B" w:rsidRDefault="002A7DC3">
            <w:pPr>
              <w:spacing w:line="288" w:lineRule="auto"/>
              <w:jc w:val="both"/>
              <w:rPr>
                <w:rFonts w:ascii="Cambria" w:eastAsia="Cambria" w:hAnsi="Cambria" w:cs="Cambria"/>
                <w:b/>
                <w:sz w:val="26"/>
                <w:szCs w:val="26"/>
              </w:rPr>
            </w:pPr>
            <w:r>
              <w:rPr>
                <w:rFonts w:ascii="Cambria" w:eastAsia="Cambria" w:hAnsi="Cambria" w:cs="Cambria"/>
                <w:sz w:val="26"/>
                <w:szCs w:val="26"/>
              </w:rPr>
              <w:t>10) DNA ligase</w:t>
            </w:r>
          </w:p>
        </w:tc>
      </w:tr>
    </w:tbl>
    <w:p w:rsidR="00DA641E" w:rsidRDefault="00DA641E" w:rsidP="00DA641E">
      <w:pPr>
        <w:spacing w:after="0" w:line="288" w:lineRule="auto"/>
        <w:jc w:val="both"/>
        <w:rPr>
          <w:rFonts w:ascii="Cambria" w:eastAsia="Cambria" w:hAnsi="Cambria" w:cs="Cambria"/>
          <w:b/>
          <w:sz w:val="26"/>
          <w:szCs w:val="26"/>
        </w:rPr>
      </w:pPr>
      <w:r>
        <w:rPr>
          <w:rFonts w:ascii="Cambria" w:eastAsia="Cambria" w:hAnsi="Cambria" w:cs="Cambria"/>
          <w:sz w:val="26"/>
          <w:szCs w:val="26"/>
        </w:rPr>
        <w:t>Đáp án:</w:t>
      </w:r>
      <w:r>
        <w:rPr>
          <w:rFonts w:ascii="Cambria" w:eastAsia="Cambria" w:hAnsi="Cambria" w:cs="Cambria"/>
          <w:sz w:val="26"/>
          <w:szCs w:val="26"/>
        </w:rPr>
        <w:t xml:space="preserve"> 5</w:t>
      </w:r>
    </w:p>
    <w:p w:rsidR="00DA641E" w:rsidRDefault="002A7DC3" w:rsidP="00DA641E">
      <w:pPr>
        <w:spacing w:after="0" w:line="288" w:lineRule="auto"/>
        <w:jc w:val="both"/>
        <w:rPr>
          <w:rFonts w:ascii="Cambria" w:eastAsia="Cambria" w:hAnsi="Cambria" w:cs="Cambria"/>
          <w:sz w:val="26"/>
          <w:szCs w:val="26"/>
        </w:rPr>
      </w:pPr>
      <w:r>
        <w:rPr>
          <w:rFonts w:ascii="Cambria" w:eastAsia="Cambria" w:hAnsi="Cambria" w:cs="Cambria"/>
          <w:b/>
          <w:sz w:val="26"/>
          <w:szCs w:val="26"/>
        </w:rPr>
        <w:t>Câu 10.</w:t>
      </w:r>
      <w:r>
        <w:rPr>
          <w:rFonts w:ascii="Cambria" w:eastAsia="Cambria" w:hAnsi="Cambria" w:cs="Cambria"/>
          <w:sz w:val="26"/>
          <w:szCs w:val="26"/>
        </w:rPr>
        <w:t xml:space="preserve"> </w:t>
      </w:r>
      <w:r>
        <w:rPr>
          <w:rFonts w:ascii="Cambria" w:eastAsia="Cambria" w:hAnsi="Cambria" w:cs="Cambria"/>
          <w:sz w:val="26"/>
          <w:szCs w:val="26"/>
          <w:highlight w:val="white"/>
        </w:rPr>
        <w:t>Một phân tử DNA được cấu tạo từ các nucleotide có N</w:t>
      </w:r>
      <w:r>
        <w:rPr>
          <w:rFonts w:ascii="Cambria" w:eastAsia="Cambria" w:hAnsi="Cambria" w:cs="Cambria"/>
          <w:sz w:val="26"/>
          <w:szCs w:val="26"/>
          <w:highlight w:val="white"/>
          <w:vertAlign w:val="superscript"/>
        </w:rPr>
        <w:t>15</w:t>
      </w:r>
      <w:r>
        <w:rPr>
          <w:rFonts w:ascii="Cambria" w:eastAsia="Cambria" w:hAnsi="Cambria" w:cs="Cambria"/>
          <w:sz w:val="26"/>
          <w:szCs w:val="26"/>
          <w:highlight w:val="white"/>
        </w:rPr>
        <w:t> nhân đôi 2 lần trong môi trường chỉ có N</w:t>
      </w:r>
      <w:r>
        <w:rPr>
          <w:rFonts w:ascii="Cambria" w:eastAsia="Cambria" w:hAnsi="Cambria" w:cs="Cambria"/>
          <w:sz w:val="26"/>
          <w:szCs w:val="26"/>
          <w:highlight w:val="white"/>
          <w:vertAlign w:val="superscript"/>
        </w:rPr>
        <w:t>14</w:t>
      </w:r>
      <w:r>
        <w:rPr>
          <w:rFonts w:ascii="Cambria" w:eastAsia="Cambria" w:hAnsi="Cambria" w:cs="Cambria"/>
          <w:sz w:val="26"/>
          <w:szCs w:val="26"/>
          <w:highlight w:val="white"/>
        </w:rPr>
        <w:t>; Sau đó tất cả các DNA con đều chuyển sang môi trường chỉ có N</w:t>
      </w:r>
      <w:r>
        <w:rPr>
          <w:rFonts w:ascii="Cambria" w:eastAsia="Cambria" w:hAnsi="Cambria" w:cs="Cambria"/>
          <w:sz w:val="26"/>
          <w:szCs w:val="26"/>
          <w:highlight w:val="white"/>
          <w:vertAlign w:val="superscript"/>
        </w:rPr>
        <w:t>15</w:t>
      </w:r>
      <w:r>
        <w:rPr>
          <w:rFonts w:ascii="Cambria" w:eastAsia="Cambria" w:hAnsi="Cambria" w:cs="Cambria"/>
          <w:sz w:val="26"/>
          <w:szCs w:val="26"/>
          <w:highlight w:val="white"/>
        </w:rPr>
        <w:t> và tiếp tục tiến hành nhân đôi 3 lần. Hãy xác định có bao nhiêu phân tử DNA chỉ chứa N</w:t>
      </w:r>
      <w:r>
        <w:rPr>
          <w:rFonts w:ascii="Cambria" w:eastAsia="Cambria" w:hAnsi="Cambria" w:cs="Cambria"/>
          <w:sz w:val="26"/>
          <w:szCs w:val="26"/>
          <w:highlight w:val="white"/>
          <w:vertAlign w:val="superscript"/>
        </w:rPr>
        <w:t>15</w:t>
      </w:r>
      <w:r>
        <w:rPr>
          <w:rFonts w:ascii="Cambria" w:eastAsia="Cambria" w:hAnsi="Cambria" w:cs="Cambria"/>
          <w:sz w:val="26"/>
          <w:szCs w:val="26"/>
          <w:highlight w:val="white"/>
        </w:rPr>
        <w:t>?</w:t>
      </w:r>
    </w:p>
    <w:p w:rsidR="00B2319B" w:rsidRDefault="00DA641E" w:rsidP="00DA641E">
      <w:pPr>
        <w:spacing w:after="0" w:line="288" w:lineRule="auto"/>
        <w:jc w:val="both"/>
        <w:rPr>
          <w:rFonts w:ascii="Cambria" w:eastAsia="Cambria" w:hAnsi="Cambria" w:cs="Cambria"/>
          <w:sz w:val="26"/>
          <w:szCs w:val="26"/>
          <w:highlight w:val="white"/>
        </w:rPr>
      </w:pPr>
      <w:r w:rsidRPr="00DA641E">
        <w:rPr>
          <w:rFonts w:ascii="Cambria" w:eastAsia="Cambria" w:hAnsi="Cambria" w:cs="Cambria"/>
          <w:sz w:val="26"/>
          <w:szCs w:val="26"/>
        </w:rPr>
        <w:t xml:space="preserve"> </w:t>
      </w:r>
      <w:r>
        <w:rPr>
          <w:rFonts w:ascii="Cambria" w:eastAsia="Cambria" w:hAnsi="Cambria" w:cs="Cambria"/>
          <w:sz w:val="26"/>
          <w:szCs w:val="26"/>
        </w:rPr>
        <w:t>Đáp án:</w:t>
      </w:r>
      <w:r>
        <w:rPr>
          <w:rFonts w:ascii="Cambria" w:eastAsia="Cambria" w:hAnsi="Cambria" w:cs="Cambria"/>
          <w:sz w:val="26"/>
          <w:szCs w:val="26"/>
        </w:rPr>
        <w:t xml:space="preserve"> 5</w:t>
      </w:r>
      <w:bookmarkStart w:id="2" w:name="_GoBack"/>
      <w:bookmarkEnd w:id="2"/>
    </w:p>
    <w:p w:rsidR="00DA641E" w:rsidRDefault="00DA641E">
      <w:pPr>
        <w:spacing w:after="0" w:line="288" w:lineRule="auto"/>
        <w:jc w:val="both"/>
        <w:rPr>
          <w:rFonts w:ascii="Cambria" w:eastAsia="Cambria" w:hAnsi="Cambria" w:cs="Cambria"/>
          <w:sz w:val="26"/>
          <w:szCs w:val="26"/>
          <w:highlight w:val="white"/>
        </w:rPr>
      </w:pPr>
    </w:p>
    <w:p w:rsidR="00B2319B" w:rsidRDefault="002A7DC3">
      <w:pPr>
        <w:rPr>
          <w:rFonts w:ascii="Cambria" w:eastAsia="Cambria" w:hAnsi="Cambria" w:cs="Cambria"/>
          <w:sz w:val="26"/>
          <w:szCs w:val="26"/>
          <w:highlight w:val="white"/>
        </w:rPr>
      </w:pPr>
      <w:r>
        <w:br w:type="page"/>
      </w:r>
    </w:p>
    <w:p w:rsidR="00B2319B" w:rsidRDefault="002A7DC3">
      <w:pPr>
        <w:spacing w:after="0" w:line="288" w:lineRule="auto"/>
        <w:jc w:val="center"/>
        <w:rPr>
          <w:rFonts w:ascii="Cambria" w:eastAsia="Cambria" w:hAnsi="Cambria" w:cs="Cambria"/>
          <w:b/>
          <w:color w:val="FF0000"/>
          <w:sz w:val="26"/>
          <w:szCs w:val="26"/>
          <w:highlight w:val="white"/>
        </w:rPr>
      </w:pPr>
      <w:r>
        <w:rPr>
          <w:rFonts w:ascii="Cambria" w:eastAsia="Cambria" w:hAnsi="Cambria" w:cs="Cambria"/>
          <w:b/>
          <w:color w:val="FF0000"/>
          <w:sz w:val="26"/>
          <w:szCs w:val="26"/>
          <w:highlight w:val="white"/>
        </w:rPr>
        <w:lastRenderedPageBreak/>
        <w:t>ĐÁP ÁN</w:t>
      </w:r>
    </w:p>
    <w:p w:rsidR="00B2319B" w:rsidRDefault="002A7DC3">
      <w:pPr>
        <w:spacing w:after="0" w:line="288" w:lineRule="auto"/>
        <w:jc w:val="both"/>
        <w:rPr>
          <w:rFonts w:ascii="Cambria" w:eastAsia="Cambria" w:hAnsi="Cambria" w:cs="Cambria"/>
          <w:b/>
          <w:color w:val="FF0000"/>
          <w:sz w:val="26"/>
          <w:szCs w:val="26"/>
        </w:rPr>
      </w:pPr>
      <w:r>
        <w:rPr>
          <w:rFonts w:ascii="Cambria" w:eastAsia="Cambria" w:hAnsi="Cambria" w:cs="Cambria"/>
          <w:b/>
          <w:color w:val="00B050"/>
          <w:sz w:val="26"/>
          <w:szCs w:val="26"/>
        </w:rPr>
        <w:t>ĐÁP ÁN TRẮC NGHIỆM NHIỀU PHƯƠNG ÁN LỰA CHỌN</w:t>
      </w:r>
    </w:p>
    <w:tbl>
      <w:tblPr>
        <w:tblStyle w:val="afa"/>
        <w:tblW w:w="9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5"/>
        <w:gridCol w:w="849"/>
        <w:gridCol w:w="849"/>
        <w:gridCol w:w="849"/>
        <w:gridCol w:w="849"/>
        <w:gridCol w:w="849"/>
        <w:gridCol w:w="849"/>
        <w:gridCol w:w="849"/>
        <w:gridCol w:w="849"/>
        <w:gridCol w:w="849"/>
        <w:gridCol w:w="849"/>
      </w:tblGrid>
      <w:tr w:rsidR="00B2319B">
        <w:trPr>
          <w:trHeight w:val="351"/>
          <w:jc w:val="center"/>
        </w:trPr>
        <w:tc>
          <w:tcPr>
            <w:tcW w:w="1326"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Câu</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4</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5</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6</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7</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8</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9</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10</w:t>
            </w:r>
          </w:p>
        </w:tc>
      </w:tr>
      <w:tr w:rsidR="00B2319B">
        <w:trPr>
          <w:trHeight w:val="342"/>
          <w:jc w:val="center"/>
        </w:trPr>
        <w:tc>
          <w:tcPr>
            <w:tcW w:w="1326"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Đáp án</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D</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A</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A</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A</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B</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A</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D</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D</w:t>
            </w:r>
          </w:p>
        </w:tc>
      </w:tr>
      <w:tr w:rsidR="00B2319B">
        <w:trPr>
          <w:trHeight w:val="351"/>
          <w:jc w:val="center"/>
        </w:trPr>
        <w:tc>
          <w:tcPr>
            <w:tcW w:w="1326"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Câu</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11</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12</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13</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14</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15</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16</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17</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18</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19</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20</w:t>
            </w:r>
          </w:p>
        </w:tc>
      </w:tr>
      <w:tr w:rsidR="00B2319B">
        <w:trPr>
          <w:trHeight w:val="342"/>
          <w:jc w:val="center"/>
        </w:trPr>
        <w:tc>
          <w:tcPr>
            <w:tcW w:w="1326"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Đáp án</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B</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A</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B</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B</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B</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A</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highlight w:val="yellow"/>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highlight w:val="yellow"/>
              </w:rPr>
            </w:pPr>
            <w:r>
              <w:rPr>
                <w:rFonts w:ascii="Cambria" w:eastAsia="Cambria" w:hAnsi="Cambria" w:cs="Cambria"/>
                <w:b/>
                <w:sz w:val="26"/>
                <w:szCs w:val="26"/>
              </w:rPr>
              <w:t>B</w:t>
            </w:r>
          </w:p>
        </w:tc>
      </w:tr>
      <w:tr w:rsidR="00B2319B">
        <w:trPr>
          <w:trHeight w:val="351"/>
          <w:jc w:val="center"/>
        </w:trPr>
        <w:tc>
          <w:tcPr>
            <w:tcW w:w="1326"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Câu</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21</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22</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23</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24</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25</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26</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27</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28</w:t>
            </w:r>
          </w:p>
        </w:tc>
        <w:tc>
          <w:tcPr>
            <w:tcW w:w="849" w:type="dxa"/>
            <w:shd w:val="clear" w:color="auto" w:fill="auto"/>
          </w:tcPr>
          <w:p w:rsidR="00B2319B" w:rsidRDefault="002A7DC3">
            <w:pPr>
              <w:spacing w:line="288" w:lineRule="auto"/>
              <w:jc w:val="both"/>
              <w:rPr>
                <w:rFonts w:ascii="Cambria" w:eastAsia="Cambria" w:hAnsi="Cambria" w:cs="Cambria"/>
                <w:sz w:val="26"/>
                <w:szCs w:val="26"/>
                <w:highlight w:val="yellow"/>
              </w:rPr>
            </w:pPr>
            <w:r>
              <w:rPr>
                <w:rFonts w:ascii="Cambria" w:eastAsia="Cambria" w:hAnsi="Cambria" w:cs="Cambria"/>
                <w:sz w:val="26"/>
                <w:szCs w:val="26"/>
              </w:rPr>
              <w:t>29</w:t>
            </w:r>
          </w:p>
        </w:tc>
        <w:tc>
          <w:tcPr>
            <w:tcW w:w="849" w:type="dxa"/>
            <w:shd w:val="clear" w:color="auto" w:fill="auto"/>
          </w:tcPr>
          <w:p w:rsidR="00B2319B" w:rsidRDefault="002A7DC3">
            <w:pPr>
              <w:spacing w:line="288" w:lineRule="auto"/>
              <w:jc w:val="both"/>
              <w:rPr>
                <w:rFonts w:ascii="Cambria" w:eastAsia="Cambria" w:hAnsi="Cambria" w:cs="Cambria"/>
                <w:sz w:val="26"/>
                <w:szCs w:val="26"/>
                <w:highlight w:val="yellow"/>
              </w:rPr>
            </w:pPr>
            <w:r>
              <w:rPr>
                <w:rFonts w:ascii="Cambria" w:eastAsia="Cambria" w:hAnsi="Cambria" w:cs="Cambria"/>
                <w:sz w:val="26"/>
                <w:szCs w:val="26"/>
              </w:rPr>
              <w:t>30</w:t>
            </w:r>
          </w:p>
        </w:tc>
      </w:tr>
      <w:tr w:rsidR="00B2319B">
        <w:trPr>
          <w:trHeight w:val="342"/>
          <w:jc w:val="center"/>
        </w:trPr>
        <w:tc>
          <w:tcPr>
            <w:tcW w:w="1326"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Đáp án</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A</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B</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D</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B</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highlight w:val="yellow"/>
              </w:rPr>
            </w:pPr>
            <w:r>
              <w:rPr>
                <w:rFonts w:ascii="Cambria" w:eastAsia="Cambria" w:hAnsi="Cambria" w:cs="Cambria"/>
                <w:b/>
                <w:sz w:val="26"/>
                <w:szCs w:val="26"/>
              </w:rPr>
              <w:t>B</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highlight w:val="yellow"/>
              </w:rPr>
            </w:pPr>
            <w:r>
              <w:rPr>
                <w:rFonts w:ascii="Cambria" w:eastAsia="Cambria" w:hAnsi="Cambria" w:cs="Cambria"/>
                <w:b/>
                <w:sz w:val="26"/>
                <w:szCs w:val="26"/>
              </w:rPr>
              <w:t>C</w:t>
            </w:r>
          </w:p>
        </w:tc>
      </w:tr>
      <w:tr w:rsidR="00B2319B">
        <w:trPr>
          <w:trHeight w:val="351"/>
          <w:jc w:val="center"/>
        </w:trPr>
        <w:tc>
          <w:tcPr>
            <w:tcW w:w="1326"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Câu</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31</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32</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33</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34</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35</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36</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37</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38</w:t>
            </w:r>
          </w:p>
        </w:tc>
        <w:tc>
          <w:tcPr>
            <w:tcW w:w="849" w:type="dxa"/>
            <w:shd w:val="clear" w:color="auto" w:fill="auto"/>
          </w:tcPr>
          <w:p w:rsidR="00B2319B" w:rsidRDefault="002A7DC3">
            <w:pPr>
              <w:spacing w:line="288" w:lineRule="auto"/>
              <w:jc w:val="both"/>
              <w:rPr>
                <w:rFonts w:ascii="Cambria" w:eastAsia="Cambria" w:hAnsi="Cambria" w:cs="Cambria"/>
                <w:sz w:val="26"/>
                <w:szCs w:val="26"/>
                <w:highlight w:val="yellow"/>
              </w:rPr>
            </w:pPr>
            <w:r>
              <w:rPr>
                <w:rFonts w:ascii="Cambria" w:eastAsia="Cambria" w:hAnsi="Cambria" w:cs="Cambria"/>
                <w:sz w:val="26"/>
                <w:szCs w:val="26"/>
              </w:rPr>
              <w:t>39</w:t>
            </w:r>
          </w:p>
        </w:tc>
        <w:tc>
          <w:tcPr>
            <w:tcW w:w="849" w:type="dxa"/>
            <w:shd w:val="clear" w:color="auto" w:fill="auto"/>
          </w:tcPr>
          <w:p w:rsidR="00B2319B" w:rsidRDefault="002A7DC3">
            <w:pPr>
              <w:spacing w:line="288" w:lineRule="auto"/>
              <w:jc w:val="both"/>
              <w:rPr>
                <w:rFonts w:ascii="Cambria" w:eastAsia="Cambria" w:hAnsi="Cambria" w:cs="Cambria"/>
                <w:sz w:val="26"/>
                <w:szCs w:val="26"/>
                <w:highlight w:val="yellow"/>
              </w:rPr>
            </w:pPr>
            <w:r>
              <w:rPr>
                <w:rFonts w:ascii="Cambria" w:eastAsia="Cambria" w:hAnsi="Cambria" w:cs="Cambria"/>
                <w:sz w:val="26"/>
                <w:szCs w:val="26"/>
              </w:rPr>
              <w:t>40</w:t>
            </w:r>
          </w:p>
        </w:tc>
      </w:tr>
      <w:tr w:rsidR="00B2319B">
        <w:trPr>
          <w:trHeight w:val="351"/>
          <w:jc w:val="center"/>
        </w:trPr>
        <w:tc>
          <w:tcPr>
            <w:tcW w:w="1326"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Đáp án</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D</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D</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D</w:t>
            </w:r>
          </w:p>
        </w:tc>
        <w:tc>
          <w:tcPr>
            <w:tcW w:w="849" w:type="dxa"/>
            <w:shd w:val="clear" w:color="auto" w:fill="auto"/>
            <w:vAlign w:val="bottom"/>
          </w:tcPr>
          <w:p w:rsidR="00B2319B" w:rsidRDefault="002A7DC3">
            <w:pPr>
              <w:spacing w:line="288" w:lineRule="auto"/>
              <w:jc w:val="both"/>
              <w:rPr>
                <w:rFonts w:ascii="Cambria" w:eastAsia="Cambria" w:hAnsi="Cambria" w:cs="Cambria"/>
                <w:b/>
                <w:sz w:val="26"/>
                <w:szCs w:val="26"/>
              </w:rPr>
            </w:pPr>
            <w:r>
              <w:rPr>
                <w:rFonts w:ascii="Cambria" w:eastAsia="Cambria" w:hAnsi="Cambria" w:cs="Cambria"/>
                <w:b/>
                <w:sz w:val="26"/>
                <w:szCs w:val="26"/>
              </w:rPr>
              <w:t>C</w:t>
            </w:r>
          </w:p>
        </w:tc>
        <w:tc>
          <w:tcPr>
            <w:tcW w:w="849" w:type="dxa"/>
            <w:shd w:val="clear" w:color="auto" w:fill="auto"/>
            <w:vAlign w:val="bottom"/>
          </w:tcPr>
          <w:p w:rsidR="00B2319B" w:rsidRDefault="00B2319B">
            <w:pPr>
              <w:spacing w:line="288" w:lineRule="auto"/>
              <w:jc w:val="both"/>
              <w:rPr>
                <w:rFonts w:ascii="Cambria" w:eastAsia="Cambria" w:hAnsi="Cambria" w:cs="Cambria"/>
                <w:b/>
                <w:sz w:val="26"/>
                <w:szCs w:val="26"/>
              </w:rPr>
            </w:pPr>
          </w:p>
        </w:tc>
        <w:tc>
          <w:tcPr>
            <w:tcW w:w="849" w:type="dxa"/>
            <w:shd w:val="clear" w:color="auto" w:fill="auto"/>
            <w:vAlign w:val="bottom"/>
          </w:tcPr>
          <w:p w:rsidR="00B2319B" w:rsidRDefault="00B2319B">
            <w:pPr>
              <w:spacing w:line="288" w:lineRule="auto"/>
              <w:jc w:val="both"/>
              <w:rPr>
                <w:rFonts w:ascii="Cambria" w:eastAsia="Cambria" w:hAnsi="Cambria" w:cs="Cambria"/>
                <w:b/>
                <w:sz w:val="26"/>
                <w:szCs w:val="26"/>
              </w:rPr>
            </w:pPr>
          </w:p>
        </w:tc>
        <w:tc>
          <w:tcPr>
            <w:tcW w:w="849" w:type="dxa"/>
            <w:shd w:val="clear" w:color="auto" w:fill="auto"/>
            <w:vAlign w:val="bottom"/>
          </w:tcPr>
          <w:p w:rsidR="00B2319B" w:rsidRDefault="00B2319B">
            <w:pPr>
              <w:spacing w:line="288" w:lineRule="auto"/>
              <w:jc w:val="both"/>
              <w:rPr>
                <w:rFonts w:ascii="Cambria" w:eastAsia="Cambria" w:hAnsi="Cambria" w:cs="Cambria"/>
                <w:b/>
                <w:sz w:val="26"/>
                <w:szCs w:val="26"/>
              </w:rPr>
            </w:pPr>
          </w:p>
        </w:tc>
        <w:tc>
          <w:tcPr>
            <w:tcW w:w="849" w:type="dxa"/>
            <w:shd w:val="clear" w:color="auto" w:fill="auto"/>
            <w:vAlign w:val="bottom"/>
          </w:tcPr>
          <w:p w:rsidR="00B2319B" w:rsidRDefault="00B2319B">
            <w:pPr>
              <w:spacing w:line="288" w:lineRule="auto"/>
              <w:jc w:val="both"/>
              <w:rPr>
                <w:rFonts w:ascii="Cambria" w:eastAsia="Cambria" w:hAnsi="Cambria" w:cs="Cambria"/>
                <w:b/>
                <w:sz w:val="26"/>
                <w:szCs w:val="26"/>
                <w:highlight w:val="yellow"/>
              </w:rPr>
            </w:pPr>
          </w:p>
        </w:tc>
        <w:tc>
          <w:tcPr>
            <w:tcW w:w="849" w:type="dxa"/>
            <w:shd w:val="clear" w:color="auto" w:fill="auto"/>
            <w:vAlign w:val="bottom"/>
          </w:tcPr>
          <w:p w:rsidR="00B2319B" w:rsidRDefault="00B2319B">
            <w:pPr>
              <w:spacing w:line="288" w:lineRule="auto"/>
              <w:jc w:val="both"/>
              <w:rPr>
                <w:rFonts w:ascii="Cambria" w:eastAsia="Cambria" w:hAnsi="Cambria" w:cs="Cambria"/>
                <w:b/>
                <w:sz w:val="26"/>
                <w:szCs w:val="26"/>
                <w:highlight w:val="yellow"/>
              </w:rPr>
            </w:pPr>
          </w:p>
        </w:tc>
      </w:tr>
      <w:tr w:rsidR="00B2319B">
        <w:trPr>
          <w:trHeight w:val="342"/>
          <w:jc w:val="center"/>
        </w:trPr>
        <w:tc>
          <w:tcPr>
            <w:tcW w:w="1326"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Câu</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41</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42</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43</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44</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45</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46</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47</w:t>
            </w:r>
          </w:p>
        </w:tc>
        <w:tc>
          <w:tcPr>
            <w:tcW w:w="849" w:type="dxa"/>
            <w:shd w:val="clear" w:color="auto" w:fill="auto"/>
          </w:tcPr>
          <w:p w:rsidR="00B2319B" w:rsidRDefault="002A7DC3">
            <w:pPr>
              <w:spacing w:line="288" w:lineRule="auto"/>
              <w:jc w:val="both"/>
              <w:rPr>
                <w:rFonts w:ascii="Cambria" w:eastAsia="Cambria" w:hAnsi="Cambria" w:cs="Cambria"/>
                <w:sz w:val="26"/>
                <w:szCs w:val="26"/>
              </w:rPr>
            </w:pPr>
            <w:r>
              <w:rPr>
                <w:rFonts w:ascii="Cambria" w:eastAsia="Cambria" w:hAnsi="Cambria" w:cs="Cambria"/>
                <w:sz w:val="26"/>
                <w:szCs w:val="26"/>
              </w:rPr>
              <w:t>48</w:t>
            </w:r>
          </w:p>
        </w:tc>
        <w:tc>
          <w:tcPr>
            <w:tcW w:w="849" w:type="dxa"/>
            <w:shd w:val="clear" w:color="auto" w:fill="auto"/>
          </w:tcPr>
          <w:p w:rsidR="00B2319B" w:rsidRDefault="002A7DC3">
            <w:pPr>
              <w:spacing w:line="288" w:lineRule="auto"/>
              <w:jc w:val="both"/>
              <w:rPr>
                <w:rFonts w:ascii="Cambria" w:eastAsia="Cambria" w:hAnsi="Cambria" w:cs="Cambria"/>
                <w:sz w:val="26"/>
                <w:szCs w:val="26"/>
                <w:highlight w:val="yellow"/>
              </w:rPr>
            </w:pPr>
            <w:r>
              <w:rPr>
                <w:rFonts w:ascii="Cambria" w:eastAsia="Cambria" w:hAnsi="Cambria" w:cs="Cambria"/>
                <w:sz w:val="26"/>
                <w:szCs w:val="26"/>
              </w:rPr>
              <w:t>49</w:t>
            </w:r>
          </w:p>
        </w:tc>
        <w:tc>
          <w:tcPr>
            <w:tcW w:w="849" w:type="dxa"/>
            <w:shd w:val="clear" w:color="auto" w:fill="auto"/>
          </w:tcPr>
          <w:p w:rsidR="00B2319B" w:rsidRDefault="002A7DC3">
            <w:pPr>
              <w:spacing w:line="288" w:lineRule="auto"/>
              <w:jc w:val="both"/>
              <w:rPr>
                <w:rFonts w:ascii="Cambria" w:eastAsia="Cambria" w:hAnsi="Cambria" w:cs="Cambria"/>
                <w:sz w:val="26"/>
                <w:szCs w:val="26"/>
                <w:highlight w:val="yellow"/>
              </w:rPr>
            </w:pPr>
            <w:r>
              <w:rPr>
                <w:rFonts w:ascii="Cambria" w:eastAsia="Cambria" w:hAnsi="Cambria" w:cs="Cambria"/>
                <w:sz w:val="26"/>
                <w:szCs w:val="26"/>
              </w:rPr>
              <w:t>50</w:t>
            </w:r>
          </w:p>
        </w:tc>
      </w:tr>
    </w:tbl>
    <w:p w:rsidR="00B2319B" w:rsidRDefault="002A7DC3">
      <w:pPr>
        <w:spacing w:after="0" w:line="288" w:lineRule="auto"/>
        <w:jc w:val="both"/>
        <w:rPr>
          <w:rFonts w:ascii="Cambria" w:eastAsia="Cambria" w:hAnsi="Cambria" w:cs="Cambria"/>
          <w:b/>
          <w:color w:val="FF0000"/>
          <w:sz w:val="26"/>
          <w:szCs w:val="26"/>
        </w:rPr>
      </w:pPr>
      <w:r>
        <w:rPr>
          <w:rFonts w:ascii="Cambria" w:eastAsia="Cambria" w:hAnsi="Cambria" w:cs="Cambria"/>
          <w:b/>
          <w:color w:val="00B050"/>
          <w:sz w:val="26"/>
          <w:szCs w:val="26"/>
        </w:rPr>
        <w:t>ĐÁP ÁN TRẮC NGHIỆM ĐÚNG SAI</w:t>
      </w:r>
    </w:p>
    <w:tbl>
      <w:tblPr>
        <w:tblStyle w:val="afb"/>
        <w:tblW w:w="7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
        <w:gridCol w:w="1276"/>
        <w:gridCol w:w="1843"/>
        <w:gridCol w:w="708"/>
        <w:gridCol w:w="1276"/>
        <w:gridCol w:w="1843"/>
      </w:tblGrid>
      <w:tr w:rsidR="00B2319B">
        <w:trPr>
          <w:jc w:val="center"/>
        </w:trPr>
        <w:tc>
          <w:tcPr>
            <w:tcW w:w="699"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Câu</w:t>
            </w:r>
          </w:p>
        </w:tc>
        <w:tc>
          <w:tcPr>
            <w:tcW w:w="1276"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Lệnh hỏi</w:t>
            </w:r>
          </w:p>
        </w:tc>
        <w:tc>
          <w:tcPr>
            <w:tcW w:w="1843"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Đáp án (Đ/S)</w:t>
            </w:r>
          </w:p>
        </w:tc>
        <w:tc>
          <w:tcPr>
            <w:tcW w:w="70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Câu</w:t>
            </w:r>
          </w:p>
        </w:tc>
        <w:tc>
          <w:tcPr>
            <w:tcW w:w="1276"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Lệnh hỏi</w:t>
            </w:r>
          </w:p>
        </w:tc>
        <w:tc>
          <w:tcPr>
            <w:tcW w:w="1843"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Đáp án (Đ/S)</w:t>
            </w:r>
          </w:p>
        </w:tc>
      </w:tr>
      <w:tr w:rsidR="00B2319B">
        <w:trPr>
          <w:jc w:val="center"/>
        </w:trPr>
        <w:tc>
          <w:tcPr>
            <w:tcW w:w="699"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1</w:t>
            </w: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a</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2</w:t>
            </w:r>
          </w:p>
        </w:tc>
        <w:tc>
          <w:tcPr>
            <w:tcW w:w="1276" w:type="dxa"/>
            <w:shd w:val="clear" w:color="auto" w:fill="auto"/>
            <w:vAlign w:val="center"/>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i/>
                <w:sz w:val="26"/>
                <w:szCs w:val="26"/>
              </w:rPr>
              <w:t>a</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b</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i/>
                <w:sz w:val="26"/>
                <w:szCs w:val="26"/>
              </w:rPr>
              <w:t>b</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c</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i/>
                <w:sz w:val="26"/>
                <w:szCs w:val="26"/>
              </w:rPr>
              <w:t>c</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d</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i/>
                <w:sz w:val="26"/>
                <w:szCs w:val="26"/>
              </w:rPr>
              <w:t>d</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3</w:t>
            </w: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a</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4</w:t>
            </w:r>
          </w:p>
        </w:tc>
        <w:tc>
          <w:tcPr>
            <w:tcW w:w="1276" w:type="dxa"/>
            <w:shd w:val="clear" w:color="auto" w:fill="auto"/>
            <w:vAlign w:val="center"/>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i/>
                <w:sz w:val="26"/>
                <w:szCs w:val="26"/>
              </w:rPr>
              <w:t>a</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b</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i/>
                <w:sz w:val="26"/>
                <w:szCs w:val="26"/>
              </w:rPr>
              <w:t>b</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c</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i/>
                <w:sz w:val="26"/>
                <w:szCs w:val="26"/>
              </w:rPr>
              <w:t>c</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d</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i/>
                <w:sz w:val="26"/>
                <w:szCs w:val="26"/>
              </w:rPr>
              <w:t>d</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r>
      <w:tr w:rsidR="00B2319B">
        <w:trPr>
          <w:jc w:val="center"/>
        </w:trPr>
        <w:tc>
          <w:tcPr>
            <w:tcW w:w="699"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5</w:t>
            </w: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a</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c>
          <w:tcPr>
            <w:tcW w:w="708"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6</w:t>
            </w: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a</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b</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b</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c</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c</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d</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d</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r>
      <w:tr w:rsidR="00B2319B">
        <w:trPr>
          <w:jc w:val="center"/>
        </w:trPr>
        <w:tc>
          <w:tcPr>
            <w:tcW w:w="699"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7</w:t>
            </w: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a</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8</w:t>
            </w: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a</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b</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b</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c</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c</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d</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d</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r>
      <w:tr w:rsidR="00B2319B">
        <w:trPr>
          <w:jc w:val="center"/>
        </w:trPr>
        <w:tc>
          <w:tcPr>
            <w:tcW w:w="699"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9</w:t>
            </w: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a</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c>
          <w:tcPr>
            <w:tcW w:w="708" w:type="dxa"/>
            <w:vMerge w:val="restart"/>
            <w:shd w:val="clear" w:color="auto" w:fill="auto"/>
            <w:vAlign w:val="center"/>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10</w:t>
            </w: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a</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b</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b</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c</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c</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r>
      <w:tr w:rsidR="00B2319B">
        <w:trPr>
          <w:jc w:val="center"/>
        </w:trPr>
        <w:tc>
          <w:tcPr>
            <w:tcW w:w="699"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d</w:t>
            </w:r>
          </w:p>
        </w:tc>
        <w:tc>
          <w:tcPr>
            <w:tcW w:w="1843" w:type="dxa"/>
            <w:shd w:val="clear" w:color="auto" w:fill="auto"/>
            <w:vAlign w:val="center"/>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Đ</w:t>
            </w:r>
          </w:p>
        </w:tc>
        <w:tc>
          <w:tcPr>
            <w:tcW w:w="708" w:type="dxa"/>
            <w:vMerge/>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b/>
                <w:color w:val="C00000"/>
                <w:sz w:val="26"/>
                <w:szCs w:val="26"/>
              </w:rPr>
            </w:pPr>
          </w:p>
        </w:tc>
        <w:tc>
          <w:tcPr>
            <w:tcW w:w="1276" w:type="dxa"/>
            <w:shd w:val="clear" w:color="auto" w:fill="auto"/>
            <w:vAlign w:val="center"/>
          </w:tcPr>
          <w:p w:rsidR="00B2319B" w:rsidRDefault="002A7DC3">
            <w:pPr>
              <w:spacing w:line="288" w:lineRule="auto"/>
              <w:jc w:val="center"/>
              <w:rPr>
                <w:rFonts w:ascii="Cambria" w:eastAsia="Cambria" w:hAnsi="Cambria" w:cs="Cambria"/>
                <w:i/>
                <w:sz w:val="26"/>
                <w:szCs w:val="26"/>
              </w:rPr>
            </w:pPr>
            <w:r>
              <w:rPr>
                <w:rFonts w:ascii="Cambria" w:eastAsia="Cambria" w:hAnsi="Cambria" w:cs="Cambria"/>
                <w:i/>
                <w:sz w:val="26"/>
                <w:szCs w:val="26"/>
              </w:rPr>
              <w:t>d</w:t>
            </w:r>
          </w:p>
        </w:tc>
        <w:tc>
          <w:tcPr>
            <w:tcW w:w="1843" w:type="dxa"/>
            <w:shd w:val="clear" w:color="auto" w:fill="auto"/>
          </w:tcPr>
          <w:p w:rsidR="00B2319B" w:rsidRDefault="002A7DC3">
            <w:pPr>
              <w:spacing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S</w:t>
            </w:r>
          </w:p>
        </w:tc>
      </w:tr>
    </w:tbl>
    <w:p w:rsidR="00B2319B" w:rsidRDefault="002A7DC3">
      <w:pPr>
        <w:spacing w:after="0" w:line="288" w:lineRule="auto"/>
        <w:jc w:val="both"/>
        <w:rPr>
          <w:rFonts w:ascii="Cambria" w:eastAsia="Cambria" w:hAnsi="Cambria" w:cs="Cambria"/>
          <w:b/>
          <w:color w:val="00B050"/>
          <w:sz w:val="26"/>
          <w:szCs w:val="26"/>
        </w:rPr>
      </w:pPr>
      <w:r>
        <w:rPr>
          <w:rFonts w:ascii="Cambria" w:eastAsia="Cambria" w:hAnsi="Cambria" w:cs="Cambria"/>
          <w:b/>
          <w:color w:val="00B050"/>
          <w:sz w:val="26"/>
          <w:szCs w:val="26"/>
        </w:rPr>
        <w:t>ĐÁP ÁN TRẮC NGHIỆM TRẢ LỜI NGẮN</w:t>
      </w:r>
    </w:p>
    <w:tbl>
      <w:tblPr>
        <w:tblStyle w:val="afc"/>
        <w:tblW w:w="87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1134"/>
        <w:gridCol w:w="993"/>
        <w:gridCol w:w="1134"/>
        <w:gridCol w:w="1134"/>
        <w:gridCol w:w="1134"/>
        <w:gridCol w:w="1134"/>
        <w:gridCol w:w="1134"/>
      </w:tblGrid>
      <w:tr w:rsidR="00B2319B">
        <w:trPr>
          <w:jc w:val="center"/>
        </w:trPr>
        <w:tc>
          <w:tcPr>
            <w:tcW w:w="993" w:type="dxa"/>
            <w:shd w:val="clear" w:color="auto" w:fill="auto"/>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b/>
                <w:i/>
                <w:sz w:val="26"/>
                <w:szCs w:val="26"/>
              </w:rPr>
              <w:t>Câu</w:t>
            </w:r>
          </w:p>
        </w:tc>
        <w:tc>
          <w:tcPr>
            <w:tcW w:w="1134" w:type="dxa"/>
            <w:shd w:val="clear" w:color="auto" w:fill="auto"/>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b/>
                <w:i/>
                <w:sz w:val="26"/>
                <w:szCs w:val="26"/>
              </w:rPr>
              <w:t>Đáp án</w:t>
            </w:r>
          </w:p>
        </w:tc>
        <w:tc>
          <w:tcPr>
            <w:tcW w:w="993" w:type="dxa"/>
            <w:shd w:val="clear" w:color="auto" w:fill="auto"/>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b/>
                <w:i/>
                <w:sz w:val="26"/>
                <w:szCs w:val="26"/>
              </w:rPr>
              <w:t>Câu</w:t>
            </w:r>
          </w:p>
        </w:tc>
        <w:tc>
          <w:tcPr>
            <w:tcW w:w="1134" w:type="dxa"/>
            <w:shd w:val="clear" w:color="auto" w:fill="auto"/>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b/>
                <w:i/>
                <w:sz w:val="26"/>
                <w:szCs w:val="26"/>
              </w:rPr>
              <w:t>Đáp án</w:t>
            </w:r>
          </w:p>
        </w:tc>
        <w:tc>
          <w:tcPr>
            <w:tcW w:w="1134" w:type="dxa"/>
            <w:shd w:val="clear" w:color="auto" w:fill="auto"/>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b/>
                <w:i/>
                <w:sz w:val="26"/>
                <w:szCs w:val="26"/>
              </w:rPr>
              <w:t>Câu</w:t>
            </w:r>
          </w:p>
        </w:tc>
        <w:tc>
          <w:tcPr>
            <w:tcW w:w="1134" w:type="dxa"/>
            <w:shd w:val="clear" w:color="auto" w:fill="auto"/>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b/>
                <w:i/>
                <w:sz w:val="26"/>
                <w:szCs w:val="26"/>
              </w:rPr>
              <w:t>Đáp án</w:t>
            </w:r>
          </w:p>
        </w:tc>
        <w:tc>
          <w:tcPr>
            <w:tcW w:w="1134" w:type="dxa"/>
            <w:shd w:val="clear" w:color="auto" w:fill="auto"/>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b/>
                <w:i/>
                <w:sz w:val="26"/>
                <w:szCs w:val="26"/>
              </w:rPr>
              <w:t>Câu</w:t>
            </w:r>
          </w:p>
        </w:tc>
        <w:tc>
          <w:tcPr>
            <w:tcW w:w="1134" w:type="dxa"/>
            <w:shd w:val="clear" w:color="auto" w:fill="auto"/>
          </w:tcPr>
          <w:p w:rsidR="00B2319B" w:rsidRDefault="002A7DC3">
            <w:pPr>
              <w:spacing w:line="288" w:lineRule="auto"/>
              <w:jc w:val="center"/>
              <w:rPr>
                <w:rFonts w:ascii="Cambria" w:eastAsia="Cambria" w:hAnsi="Cambria" w:cs="Cambria"/>
                <w:b/>
                <w:i/>
                <w:sz w:val="26"/>
                <w:szCs w:val="26"/>
              </w:rPr>
            </w:pPr>
            <w:r>
              <w:rPr>
                <w:rFonts w:ascii="Cambria" w:eastAsia="Cambria" w:hAnsi="Cambria" w:cs="Cambria"/>
                <w:b/>
                <w:i/>
                <w:sz w:val="26"/>
                <w:szCs w:val="26"/>
              </w:rPr>
              <w:t>Đáp án</w:t>
            </w:r>
          </w:p>
        </w:tc>
      </w:tr>
      <w:tr w:rsidR="00B2319B">
        <w:trPr>
          <w:jc w:val="center"/>
        </w:trPr>
        <w:tc>
          <w:tcPr>
            <w:tcW w:w="993"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1</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10</w:t>
            </w:r>
          </w:p>
        </w:tc>
        <w:tc>
          <w:tcPr>
            <w:tcW w:w="993"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4</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40</w:t>
            </w:r>
          </w:p>
        </w:tc>
        <w:tc>
          <w:tcPr>
            <w:tcW w:w="1134"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7</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36</w:t>
            </w:r>
          </w:p>
        </w:tc>
        <w:tc>
          <w:tcPr>
            <w:tcW w:w="1134"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10</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26</w:t>
            </w:r>
          </w:p>
        </w:tc>
      </w:tr>
      <w:tr w:rsidR="00B2319B">
        <w:trPr>
          <w:jc w:val="center"/>
        </w:trPr>
        <w:tc>
          <w:tcPr>
            <w:tcW w:w="993"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2</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3</w:t>
            </w:r>
          </w:p>
        </w:tc>
        <w:tc>
          <w:tcPr>
            <w:tcW w:w="993"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5</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39</w:t>
            </w:r>
          </w:p>
        </w:tc>
        <w:tc>
          <w:tcPr>
            <w:tcW w:w="1134"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8</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40</w:t>
            </w:r>
          </w:p>
        </w:tc>
        <w:tc>
          <w:tcPr>
            <w:tcW w:w="1134" w:type="dxa"/>
            <w:shd w:val="clear" w:color="auto" w:fill="auto"/>
          </w:tcPr>
          <w:p w:rsidR="00B2319B" w:rsidRDefault="00B2319B">
            <w:pPr>
              <w:spacing w:line="288" w:lineRule="auto"/>
              <w:jc w:val="center"/>
              <w:rPr>
                <w:rFonts w:ascii="Cambria" w:eastAsia="Cambria" w:hAnsi="Cambria" w:cs="Cambria"/>
                <w:sz w:val="26"/>
                <w:szCs w:val="26"/>
              </w:rPr>
            </w:pPr>
          </w:p>
        </w:tc>
        <w:tc>
          <w:tcPr>
            <w:tcW w:w="1134" w:type="dxa"/>
            <w:shd w:val="clear" w:color="auto" w:fill="auto"/>
          </w:tcPr>
          <w:p w:rsidR="00B2319B" w:rsidRDefault="00B2319B">
            <w:pPr>
              <w:spacing w:line="288" w:lineRule="auto"/>
              <w:jc w:val="center"/>
              <w:rPr>
                <w:rFonts w:ascii="Cambria" w:eastAsia="Cambria" w:hAnsi="Cambria" w:cs="Cambria"/>
                <w:sz w:val="26"/>
                <w:szCs w:val="26"/>
              </w:rPr>
            </w:pPr>
          </w:p>
        </w:tc>
      </w:tr>
      <w:tr w:rsidR="00B2319B">
        <w:trPr>
          <w:jc w:val="center"/>
        </w:trPr>
        <w:tc>
          <w:tcPr>
            <w:tcW w:w="993"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3</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w:t>
            </w:r>
          </w:p>
        </w:tc>
        <w:tc>
          <w:tcPr>
            <w:tcW w:w="993"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6</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180</w:t>
            </w:r>
          </w:p>
        </w:tc>
        <w:tc>
          <w:tcPr>
            <w:tcW w:w="1134"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9</w:t>
            </w:r>
          </w:p>
        </w:tc>
        <w:tc>
          <w:tcPr>
            <w:tcW w:w="1134"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5</w:t>
            </w:r>
          </w:p>
        </w:tc>
        <w:tc>
          <w:tcPr>
            <w:tcW w:w="1134" w:type="dxa"/>
            <w:shd w:val="clear" w:color="auto" w:fill="auto"/>
          </w:tcPr>
          <w:p w:rsidR="00B2319B" w:rsidRDefault="00B2319B">
            <w:pPr>
              <w:spacing w:line="288" w:lineRule="auto"/>
              <w:jc w:val="center"/>
              <w:rPr>
                <w:rFonts w:ascii="Cambria" w:eastAsia="Cambria" w:hAnsi="Cambria" w:cs="Cambria"/>
                <w:sz w:val="26"/>
                <w:szCs w:val="26"/>
              </w:rPr>
            </w:pPr>
          </w:p>
        </w:tc>
        <w:tc>
          <w:tcPr>
            <w:tcW w:w="1134" w:type="dxa"/>
            <w:shd w:val="clear" w:color="auto" w:fill="auto"/>
          </w:tcPr>
          <w:p w:rsidR="00B2319B" w:rsidRDefault="00B2319B">
            <w:pPr>
              <w:spacing w:line="288" w:lineRule="auto"/>
              <w:jc w:val="center"/>
              <w:rPr>
                <w:rFonts w:ascii="Cambria" w:eastAsia="Cambria" w:hAnsi="Cambria" w:cs="Cambria"/>
                <w:sz w:val="26"/>
                <w:szCs w:val="26"/>
              </w:rPr>
            </w:pPr>
          </w:p>
        </w:tc>
      </w:tr>
    </w:tbl>
    <w:p w:rsidR="00B2319B" w:rsidRDefault="00B2319B">
      <w:pPr>
        <w:spacing w:after="0" w:line="288" w:lineRule="auto"/>
        <w:jc w:val="both"/>
        <w:rPr>
          <w:rFonts w:ascii="Cambria" w:eastAsia="Cambria" w:hAnsi="Cambria" w:cs="Cambria"/>
          <w:b/>
          <w:sz w:val="26"/>
          <w:szCs w:val="26"/>
        </w:rPr>
      </w:pPr>
    </w:p>
    <w:p w:rsidR="00B2319B" w:rsidRDefault="002A7DC3">
      <w:pPr>
        <w:spacing w:after="0" w:line="288" w:lineRule="auto"/>
        <w:jc w:val="center"/>
        <w:rPr>
          <w:rFonts w:ascii="Cambria" w:eastAsia="Cambria" w:hAnsi="Cambria" w:cs="Cambria"/>
          <w:b/>
          <w:color w:val="FF0000"/>
          <w:sz w:val="26"/>
          <w:szCs w:val="26"/>
        </w:rPr>
      </w:pPr>
      <w:r>
        <w:rPr>
          <w:rFonts w:ascii="Cambria" w:eastAsia="Cambria" w:hAnsi="Cambria" w:cs="Cambria"/>
          <w:b/>
          <w:color w:val="FF0000"/>
          <w:sz w:val="26"/>
          <w:szCs w:val="26"/>
        </w:rPr>
        <w:lastRenderedPageBreak/>
        <w:t>HƯỚNG DẪN GIẢI CHI TIẾT</w:t>
      </w:r>
    </w:p>
    <w:p w:rsidR="00B2319B" w:rsidRDefault="00B2319B">
      <w:pPr>
        <w:spacing w:after="0" w:line="288" w:lineRule="auto"/>
        <w:jc w:val="both"/>
        <w:rPr>
          <w:rFonts w:ascii="Cambria" w:eastAsia="Cambria" w:hAnsi="Cambria" w:cs="Cambria"/>
          <w:b/>
          <w:color w:val="C00000"/>
          <w:sz w:val="26"/>
          <w:szCs w:val="26"/>
        </w:rPr>
      </w:pPr>
    </w:p>
    <w:p w:rsidR="00B2319B" w:rsidRDefault="002A7DC3">
      <w:pPr>
        <w:spacing w:after="0" w:line="288" w:lineRule="auto"/>
        <w:jc w:val="both"/>
        <w:rPr>
          <w:rFonts w:ascii="Cambria" w:eastAsia="Cambria" w:hAnsi="Cambria" w:cs="Cambria"/>
          <w:b/>
          <w:color w:val="000000"/>
          <w:sz w:val="26"/>
          <w:szCs w:val="26"/>
        </w:rPr>
      </w:pPr>
      <w:r>
        <w:rPr>
          <w:rFonts w:ascii="Cambria" w:eastAsia="Cambria" w:hAnsi="Cambria" w:cs="Cambria"/>
          <w:b/>
          <w:color w:val="00B050"/>
          <w:sz w:val="26"/>
          <w:szCs w:val="26"/>
          <w:u w:val="single"/>
        </w:rPr>
        <w:t>PHẦN 1:</w:t>
      </w:r>
      <w:r>
        <w:rPr>
          <w:rFonts w:ascii="Cambria" w:eastAsia="Cambria" w:hAnsi="Cambria" w:cs="Cambria"/>
          <w:b/>
          <w:color w:val="00B050"/>
          <w:sz w:val="26"/>
          <w:szCs w:val="26"/>
        </w:rPr>
        <w:t xml:space="preserve"> TRẮC NGHIỆM NHIỀU PHƯƠNG ÁN LỰA CHỌN </w:t>
      </w:r>
      <w:r>
        <w:rPr>
          <w:rFonts w:ascii="Cambria" w:eastAsia="Cambria" w:hAnsi="Cambria" w:cs="Cambria"/>
          <w:b/>
          <w:i/>
          <w:color w:val="000000"/>
          <w:sz w:val="26"/>
          <w:szCs w:val="26"/>
        </w:rPr>
        <w:t>(mỗi câu chỉ chọn 1 phương án đúng).</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 </w:t>
      </w:r>
      <w:r>
        <w:rPr>
          <w:rFonts w:ascii="Cambria" w:eastAsia="Cambria" w:hAnsi="Cambria" w:cs="Cambria"/>
          <w:color w:val="000000"/>
          <w:sz w:val="26"/>
          <w:szCs w:val="26"/>
        </w:rPr>
        <w:t>Một đoạn gene có trình tự nucleotide là 3’AGXTTAGXA5’. Trình tự các nucleotide trên mạch bổ sung của đoạn Gene trên là:</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3’TCGAATCGT5’.</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5’AGCTTAGCA3’.</w:t>
      </w:r>
      <w:r>
        <w:rPr>
          <w:rFonts w:ascii="Cambria" w:eastAsia="Cambria" w:hAnsi="Cambria" w:cs="Cambria"/>
          <w:color w:val="000000"/>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5’TCGAATCGT3’.</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5’UCGAAUCGU3’</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Theo nguyên tắc bổ sung, ta có:</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Mạch gốc:                          3’AGCTTAGCA5’</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Mạch bổ sung:                   5’TCGAATCGT3’</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 </w:t>
      </w:r>
      <w:r>
        <w:rPr>
          <w:rFonts w:ascii="Cambria" w:eastAsia="Cambria" w:hAnsi="Cambria" w:cs="Cambria"/>
          <w:color w:val="000000"/>
          <w:sz w:val="26"/>
          <w:szCs w:val="26"/>
        </w:rPr>
        <w:t>Vùng kết thúc của gene nằm ở</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đầu 5’ mạch mã gốc của gene, mang tín hiệu kết thúc dịch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đầu 3’ mạch mã gốc của gene, mang tín hiệu kết thúc dịch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đầu 3’ mạch mã gốc của gene, mang tín hiệu kết thúc phiên mã.</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đầu 5’ mạch mã gốc của gene, mang tín hiệu kết thúc phiên mã.</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Vùng kết thúc của genee nằm ở đầu 5’ mạch mã gốc của genee, mang tín hiệu kết thúc phiên mã</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 </w:t>
      </w:r>
      <w:r>
        <w:rPr>
          <w:rFonts w:ascii="Cambria" w:eastAsia="Cambria" w:hAnsi="Cambria" w:cs="Cambria"/>
          <w:color w:val="000000"/>
          <w:sz w:val="26"/>
          <w:szCs w:val="26"/>
        </w:rPr>
        <w:t>Trong thành phần cấu trúc của một gene điển hình gồm có các phần: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Vùng điều hòa, vùng mã hóa và vùng kết thúc.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Vùng cấu trúc, vùng mã hóa và vùng kết thúc.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Vùng khởi động, vùng vận hành và vùng cấu trúc.</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Vùng khởi động, vùng mã hóa và vùng kết thúc.</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Một genee cấu trúc gồm các phần theo trình tự: Vùng điều hòa - Vùng mã hóa - Vùng kết thúc</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4. </w:t>
      </w:r>
      <w:r>
        <w:rPr>
          <w:rFonts w:ascii="Cambria" w:eastAsia="Cambria" w:hAnsi="Cambria" w:cs="Cambria"/>
          <w:color w:val="000000"/>
          <w:sz w:val="26"/>
          <w:szCs w:val="26"/>
        </w:rPr>
        <w:t>Vùng mã hóa gồm các bộ ba có đặc điểm:</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Mang thông tin quy định trình tự RNA hoặc chuỗi polypeptide.</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Mang tín hiệu mở đầu quá trình dịch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Mang tín hiệu mở đầu quá trình phiên mã.</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Mang tín hiệu kết thức quá trình dịch mã.</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Vùng mã hóa gồm các bộ ba có đặc điểm: Mang thông tin quy định trình tự RNA hoặc chuỗi polypeptide</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A</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Câu 5. </w:t>
      </w:r>
      <w:r>
        <w:rPr>
          <w:rFonts w:ascii="Cambria" w:eastAsia="Cambria" w:hAnsi="Cambria" w:cs="Cambria"/>
          <w:color w:val="000000"/>
          <w:sz w:val="26"/>
          <w:szCs w:val="26"/>
        </w:rPr>
        <w:t xml:space="preserve">Mạch thứ nhất của gene có trình tự nucleotide là 3’AAACCAGGGTGC 5’. Tỉ lệ </w:t>
      </w:r>
      <w:r>
        <w:rPr>
          <w:sz w:val="36"/>
          <w:szCs w:val="36"/>
          <w:vertAlign w:val="subscript"/>
        </w:rPr>
        <w:object w:dxaOrig="656" w:dyaOrig="591">
          <v:shape id="_x0000_i1039" type="#_x0000_t75" style="width:33pt;height:29.25pt" o:ole="">
            <v:imagedata r:id="rId7" o:title=""/>
          </v:shape>
          <o:OLEObject Type="Embed" ProgID="Equation.DSMT4" ShapeID="_x0000_i1039" DrawAspect="Content" ObjectID="_1852288188" r:id="rId38"/>
        </w:object>
      </w:r>
      <w:r>
        <w:rPr>
          <w:rFonts w:ascii="Cambria" w:eastAsia="Cambria" w:hAnsi="Cambria" w:cs="Cambria"/>
          <w:color w:val="000000"/>
          <w:sz w:val="26"/>
          <w:szCs w:val="26"/>
        </w:rPr>
        <w:t xml:space="preserve"> ở mạch thứ 2 của gene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lastRenderedPageBreak/>
        <w:t>A.</w:t>
      </w:r>
      <w:r>
        <w:t xml:space="preserve"> </w:t>
      </w:r>
      <w:r>
        <w:rPr>
          <w:sz w:val="36"/>
          <w:szCs w:val="36"/>
          <w:vertAlign w:val="subscript"/>
        </w:rPr>
        <w:object w:dxaOrig="215" w:dyaOrig="537">
          <v:shape id="_x0000_i1040" type="#_x0000_t75" style="width:10.5pt;height:27pt" o:ole="">
            <v:imagedata r:id="rId9" o:title=""/>
          </v:shape>
          <o:OLEObject Type="Embed" ProgID="Equation.DSMT4" ShapeID="_x0000_i1040" DrawAspect="Content" ObjectID="_1852288189" r:id="rId39"/>
        </w:object>
      </w:r>
      <w:r>
        <w:rPr>
          <w:rFonts w:ascii="Cambria" w:eastAsia="Cambria" w:hAnsi="Cambria" w:cs="Cambria"/>
          <w:sz w:val="26"/>
          <w:szCs w:val="26"/>
        </w:rP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1.</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 xml:space="preserve">C. </w:t>
      </w:r>
      <w:r>
        <w:rPr>
          <w:sz w:val="36"/>
          <w:szCs w:val="36"/>
          <w:vertAlign w:val="subscript"/>
        </w:rPr>
        <w:object w:dxaOrig="215" w:dyaOrig="537">
          <v:shape id="_x0000_i1041" type="#_x0000_t75" style="width:10.5pt;height:27pt" o:ole="">
            <v:imagedata r:id="rId11" o:title=""/>
          </v:shape>
          <o:OLEObject Type="Embed" ProgID="Equation.DSMT4" ShapeID="_x0000_i1041" DrawAspect="Content" ObjectID="_1852288190" r:id="rId40"/>
        </w:object>
      </w:r>
      <w: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2.</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Tỉ lệ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(A+G)</m:t>
            </m:r>
          </m:num>
          <m:den>
            <m:r>
              <w:rPr>
                <w:rFonts w:ascii="Cambria Math" w:eastAsia="Cambria Math" w:hAnsi="Cambria Math" w:cs="Cambria Math"/>
                <w:color w:val="C00000"/>
                <w:sz w:val="26"/>
                <w:szCs w:val="26"/>
              </w:rPr>
              <m:t>(T+)</m:t>
            </m:r>
          </m:den>
        </m:f>
      </m:oMath>
      <w:r>
        <w:rPr>
          <w:rFonts w:ascii="Cambria" w:eastAsia="Cambria" w:hAnsi="Cambria" w:cs="Cambria"/>
          <w:color w:val="C00000"/>
          <w:sz w:val="26"/>
          <w:szCs w:val="26"/>
        </w:rPr>
        <w:t xml:space="preserve"> ở đoạn mạch thứ nhất là: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8</m:t>
            </m:r>
          </m:num>
          <m:den>
            <m:r>
              <w:rPr>
                <w:rFonts w:ascii="Cambria Math" w:eastAsia="Cambria Math" w:hAnsi="Cambria Math" w:cs="Cambria Math"/>
                <w:color w:val="C00000"/>
                <w:sz w:val="26"/>
                <w:szCs w:val="26"/>
              </w:rPr>
              <m:t>4</m:t>
            </m:r>
          </m:den>
        </m:f>
      </m:oMath>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Do A liên kết với T và G liên kết với C → A</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T</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T</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A</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G</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C</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C</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G</w:t>
      </w:r>
      <w:r>
        <w:rPr>
          <w:rFonts w:ascii="Cambria" w:eastAsia="Cambria" w:hAnsi="Cambria" w:cs="Cambria"/>
          <w:color w:val="C00000"/>
          <w:sz w:val="26"/>
          <w:szCs w:val="26"/>
          <w:vertAlign w:val="subscript"/>
        </w:rPr>
        <w:t>2</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 Tỉ lệ ở đoạn mạch thứ 2 là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4</m:t>
            </m:r>
          </m:num>
          <m:den>
            <m:r>
              <w:rPr>
                <w:rFonts w:ascii="Cambria Math" w:eastAsia="Cambria Math" w:hAnsi="Cambria Math" w:cs="Cambria Math"/>
                <w:color w:val="C00000"/>
                <w:sz w:val="26"/>
                <w:szCs w:val="26"/>
              </w:rPr>
              <m:t>8</m:t>
            </m:r>
          </m:den>
        </m:f>
      </m:oMath>
      <w:r>
        <w:rPr>
          <w:rFonts w:ascii="Cambria" w:eastAsia="Cambria" w:hAnsi="Cambria" w:cs="Cambria"/>
          <w:color w:val="C00000"/>
          <w:sz w:val="26"/>
          <w:szCs w:val="26"/>
        </w:rPr>
        <w:t xml:space="preserve"> =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1</m:t>
            </m:r>
          </m:num>
          <m:den>
            <m:r>
              <w:rPr>
                <w:rFonts w:ascii="Cambria Math" w:eastAsia="Cambria Math" w:hAnsi="Cambria Math" w:cs="Cambria Math"/>
                <w:color w:val="C00000"/>
                <w:sz w:val="26"/>
                <w:szCs w:val="26"/>
              </w:rPr>
              <m:t>2</m:t>
            </m:r>
          </m:den>
        </m:f>
      </m:oMath>
      <w:r>
        <w:rPr>
          <w:rFonts w:ascii="Cambria" w:eastAsia="Cambria" w:hAnsi="Cambria" w:cs="Cambria"/>
          <w:color w:val="C00000"/>
          <w:sz w:val="26"/>
          <w:szCs w:val="26"/>
        </w:rPr>
        <w:t xml:space="preserve"> </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6. </w:t>
      </w:r>
      <w:r>
        <w:rPr>
          <w:rFonts w:ascii="Cambria" w:eastAsia="Cambria" w:hAnsi="Cambria" w:cs="Cambria"/>
          <w:color w:val="000000"/>
          <w:sz w:val="26"/>
          <w:szCs w:val="26"/>
        </w:rPr>
        <w:t>Đơn phân cấu tạo nên DNA là</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Nucleotide.</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Amino acid.</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Monosaccharide</w:t>
      </w:r>
      <w:r>
        <w:rPr>
          <w:rFonts w:ascii="Cambria" w:eastAsia="Cambria" w:hAnsi="Cambria" w:cs="Cambria"/>
          <w:sz w:val="26"/>
          <w:szCs w:val="26"/>
        </w:rP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Glycerol.</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Đơn phân cấu tạo nên DNA là Nucleotide</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b/>
          <w:color w:val="C00000"/>
          <w:sz w:val="26"/>
          <w:szCs w:val="26"/>
        </w:rPr>
        <w:t>Đáp án cần chọn là: 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7. </w:t>
      </w:r>
      <w:r>
        <w:rPr>
          <w:rFonts w:ascii="Cambria" w:eastAsia="Cambria" w:hAnsi="Cambria" w:cs="Cambria"/>
          <w:color w:val="000000"/>
          <w:sz w:val="26"/>
          <w:szCs w:val="26"/>
        </w:rPr>
        <w:t>Trong các loại nucleotide tham gia cấu tạo nên DNA không có loại nào sau đây?</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Guanine (G).</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Uracil (U).</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Adenine (A).</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Thymine (T).</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Các loại nucleotide tham gia cấu tạo nên DNA là A, T, G, C.</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U là đơn phân cấu tạo nên RNA không phải đơn phân cấu tạo nên phân tử DNA.</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b/>
          <w:color w:val="C00000"/>
          <w:sz w:val="26"/>
          <w:szCs w:val="26"/>
        </w:rPr>
        <w:t>Đáp án cần chọn là: B</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8. </w:t>
      </w:r>
      <w:r>
        <w:rPr>
          <w:rFonts w:ascii="Cambria" w:eastAsia="Cambria" w:hAnsi="Cambria" w:cs="Cambria"/>
          <w:color w:val="000000"/>
          <w:sz w:val="26"/>
          <w:szCs w:val="26"/>
        </w:rPr>
        <w:t>Gene là một đoạn trình trự nucleotide trên DNA mang thông tin di truyền: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Mã hóa cho một chuỗi polypeptide hoặc một phân tử RNA</w:t>
      </w:r>
      <w:r>
        <w:rPr>
          <w:rFonts w:ascii="Cambria" w:eastAsia="Cambria" w:hAnsi="Cambria" w:cs="Cambria"/>
          <w:b/>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Quy định cơ chế di truyền</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Quy định cấu trúc của một phân tử protein.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D.</w:t>
      </w:r>
      <w:r>
        <w:rPr>
          <w:rFonts w:ascii="Cambria" w:eastAsia="Cambria" w:hAnsi="Cambria" w:cs="Cambria"/>
          <w:color w:val="000000"/>
          <w:sz w:val="26"/>
          <w:szCs w:val="26"/>
        </w:rPr>
        <w:t xml:space="preserve"> Mã hóa các amino acid</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Gene là một đoạn DNA mang thông tin</w:t>
      </w:r>
      <w:r>
        <w:rPr>
          <w:rFonts w:ascii="Cambria" w:eastAsia="Cambria" w:hAnsi="Cambria" w:cs="Cambria"/>
          <w:sz w:val="26"/>
          <w:szCs w:val="26"/>
        </w:rPr>
        <w:t xml:space="preserve"> </w:t>
      </w:r>
      <w:r>
        <w:rPr>
          <w:rFonts w:ascii="Cambria" w:eastAsia="Cambria" w:hAnsi="Cambria" w:cs="Cambria"/>
          <w:color w:val="000000"/>
          <w:sz w:val="26"/>
          <w:szCs w:val="26"/>
        </w:rPr>
        <w:t>mã hóa cho một chuỗi polypeptide hoặc một phân tử RNA.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C00000"/>
          <w:sz w:val="26"/>
          <w:szCs w:val="26"/>
        </w:rPr>
        <w:t>Đáp án cần chọn là: 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9. </w:t>
      </w:r>
      <w:r>
        <w:rPr>
          <w:rFonts w:ascii="Cambria" w:eastAsia="Cambria" w:hAnsi="Cambria" w:cs="Cambria"/>
          <w:color w:val="000000"/>
          <w:sz w:val="26"/>
          <w:szCs w:val="26"/>
        </w:rPr>
        <w:t>Mỗi gene mã hóa protein điển hình gồm 3 vùng trình tự nucleotide. Vùng điều hòa nằm ở:</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Đầu 5’ của mạch mã gốc, có chức năng khởi động và điều hòa phiên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Đầu 3’ của mạch mã gốc, mang tín hiệu kết thúc phiên mã</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Đầu 5’ của mạch mã gốc, mang tín hiệu kết thúc dịch mã.</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Đầu 3’ của mạch mã gốc, có chức năng khởi động và điều hòa lượng sản phẩm của gene.</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Vùng điều hòa nằm ở đầu 3’ của mạch mã gốc của genee, có chức năng khởi động và điều hòa phiên mã.</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10. </w:t>
      </w:r>
      <w:r>
        <w:rPr>
          <w:rFonts w:ascii="Cambria" w:eastAsia="Cambria" w:hAnsi="Cambria" w:cs="Cambria"/>
          <w:color w:val="000000"/>
          <w:sz w:val="26"/>
          <w:szCs w:val="26"/>
        </w:rPr>
        <w:t>Phát biểu nào sau đây là không đúng khi nói về gene cấu trúc: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Phần lớn các gene của sinh vật nhân thực có vùng mã hóa không liên tục, xen kẽ các đoạn mã hóa amino acid là các đoạn không mã hóa amino acid</w:t>
      </w:r>
      <w:r>
        <w:rPr>
          <w:rFonts w:ascii="Cambria" w:eastAsia="Cambria" w:hAnsi="Cambria" w:cs="Cambria"/>
          <w:b/>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lastRenderedPageBreak/>
        <w:t>B.</w:t>
      </w:r>
      <w:r>
        <w:rPr>
          <w:rFonts w:ascii="Cambria" w:eastAsia="Cambria" w:hAnsi="Cambria" w:cs="Cambria"/>
          <w:sz w:val="26"/>
          <w:szCs w:val="26"/>
        </w:rPr>
        <w:t xml:space="preserve"> </w:t>
      </w:r>
      <w:r>
        <w:rPr>
          <w:rFonts w:ascii="Cambria" w:eastAsia="Cambria" w:hAnsi="Cambria" w:cs="Cambria"/>
          <w:color w:val="000000"/>
          <w:sz w:val="26"/>
          <w:szCs w:val="26"/>
        </w:rPr>
        <w:t>Mỗi gene mã hóa protein điển hình gồm ba vùng trình tự nucleotide: vùng điều hoà, vùng mã hóa, vùng kết thúc.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 xml:space="preserve">Gene không phân mảnh là các gene có </w:t>
      </w:r>
      <w:proofErr w:type="gramStart"/>
      <w:r>
        <w:rPr>
          <w:rFonts w:ascii="Cambria" w:eastAsia="Cambria" w:hAnsi="Cambria" w:cs="Cambria"/>
          <w:color w:val="000000"/>
          <w:sz w:val="26"/>
          <w:szCs w:val="26"/>
        </w:rPr>
        <w:t>vùng  mã</w:t>
      </w:r>
      <w:proofErr w:type="gramEnd"/>
      <w:r>
        <w:rPr>
          <w:rFonts w:ascii="Cambria" w:eastAsia="Cambria" w:hAnsi="Cambria" w:cs="Cambria"/>
          <w:color w:val="000000"/>
          <w:sz w:val="26"/>
          <w:szCs w:val="26"/>
        </w:rPr>
        <w:t xml:space="preserve"> hóa liên tục, không chứa các đoạn không mã hóa amino acid (intron).</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Vùng điều hòa nằm ở đầu 5’ của mạch mã gốc của gene, mang tín hiệu khởi động và kiểm soát quá trình phiên mã.</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D sai, vì vùng điều hoà của gene nằm ở đầu 3’ của mạch mã gốc.</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b/>
          <w:color w:val="C00000"/>
          <w:sz w:val="26"/>
          <w:szCs w:val="26"/>
        </w:rPr>
        <w:t>Đáp án cần chọn là: 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11. </w:t>
      </w:r>
      <w:r>
        <w:rPr>
          <w:rFonts w:ascii="Cambria" w:eastAsia="Cambria" w:hAnsi="Cambria" w:cs="Cambria"/>
          <w:color w:val="000000"/>
          <w:sz w:val="26"/>
          <w:szCs w:val="26"/>
        </w:rPr>
        <w:t>Gene phân mảnh có đặc tính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Chia thành nhiều mảnh, mỗi mảnh một nơi.</w:t>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Gồm các nucleotide không nối liên tục.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Đoạn mã hóa xen lẫn các đoạn không mã hóa.</w:t>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Do các đoạn Okazaki gắn lại.</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Gene phân mảnh: gồm các đoạn mã hóa amino acid (exon) xen lẫn các đoạn không mã hóa amino acid (intron).</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12. </w:t>
      </w:r>
      <w:r>
        <w:rPr>
          <w:rFonts w:ascii="Cambria" w:eastAsia="Cambria" w:hAnsi="Cambria" w:cs="Cambria"/>
          <w:color w:val="000000"/>
          <w:sz w:val="26"/>
          <w:szCs w:val="26"/>
        </w:rPr>
        <w:t>Sự khác nhau chủ yếu giữa gene cấu trúc và gene điều hòa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Gene cấu trúc tổng hợp ra các sản phẩm như protein trong khi gene điều hòa không tổng hợp ra sản phẩm.</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Chức năng của sản phẩm.</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Cấu trúc của gene.</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Tất cả đều sai.</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Gene cấu trúc là gene mang thông tin mã hóa cho các sản phẩm tạo nên thành phần cấu trúc hay chức năng của tế bào</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Gene điều hòa là những gene tạo ra sản phẩm kiểm soát hoạt động của các gene khác.</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Từ đó, ta thấy gene cấu trúc và gene điều hòa khác nhau ở chức năng của sản phẩm do những gene này tạo ra.</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B</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13. </w:t>
      </w:r>
      <w:r>
        <w:rPr>
          <w:rFonts w:ascii="Cambria" w:eastAsia="Cambria" w:hAnsi="Cambria" w:cs="Cambria"/>
          <w:color w:val="000000"/>
          <w:sz w:val="26"/>
          <w:szCs w:val="26"/>
        </w:rPr>
        <w:t>Intron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Đoạn gene không mã hóa amino acid.</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Đoạn gene mã hóa amino acid.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Đoạn gene mang tín hiệu kết thúc phiên mã</w:t>
      </w:r>
      <w:r>
        <w:rPr>
          <w:rFonts w:ascii="Cambria" w:eastAsia="Cambria" w:hAnsi="Cambria" w:cs="Cambria"/>
          <w:sz w:val="26"/>
          <w:szCs w:val="26"/>
        </w:rPr>
        <w:t>.</w:t>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Gene phân mảnh xen kẽ với các exon.</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Intron là: Đoạn gene không mã hóa amino acid.</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14. </w:t>
      </w:r>
      <w:r>
        <w:rPr>
          <w:rFonts w:ascii="Cambria" w:eastAsia="Cambria" w:hAnsi="Cambria" w:cs="Cambria"/>
          <w:color w:val="000000"/>
          <w:sz w:val="26"/>
          <w:szCs w:val="26"/>
        </w:rPr>
        <w:t>Gene của loài sinh vật nào sau đây có cấu trúc phân mảnh</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Vi khuẩn lam</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Nấm men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Xạ khuẩn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proofErr w:type="gramStart"/>
      <w:r>
        <w:rPr>
          <w:rFonts w:ascii="Cambria" w:eastAsia="Cambria" w:hAnsi="Cambria" w:cs="Cambria"/>
          <w:color w:val="000000"/>
          <w:sz w:val="26"/>
          <w:szCs w:val="26"/>
        </w:rPr>
        <w:t>E.Coli</w:t>
      </w:r>
      <w:proofErr w:type="gramEnd"/>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Gene phân mảnh có ở sinh vật nhân thực và một số ít vi sinh vật cổ, trong 4 loài sinh vật trên thì nấm men là sinh vật nhân thực, A, C, D đều là sinh vật nhân sơ.</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lastRenderedPageBreak/>
        <w:t>Đáp án cần chọn là: B</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15. </w:t>
      </w:r>
      <w:r>
        <w:rPr>
          <w:rFonts w:ascii="Cambria" w:eastAsia="Cambria" w:hAnsi="Cambria" w:cs="Cambria"/>
          <w:color w:val="000000"/>
          <w:sz w:val="26"/>
          <w:szCs w:val="26"/>
        </w:rPr>
        <w:t>Đoạn chứa thông tin mã hóa amino acid của gene ở tế bào nhân thực gọi là:</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Nucleotide</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Exon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Codon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Intron</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Nucleotide là đơn phân của genee (hay DNA).</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Exon là đoạn mã hóa amino acid.</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Codon là bộ ba mã hóa trên mRNA.</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Intron là các đoạn không mã hóa amino acid. </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b/>
          <w:color w:val="C00000"/>
          <w:sz w:val="26"/>
          <w:szCs w:val="26"/>
        </w:rPr>
        <w:t>Đáp án cần chọn là: B</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16. </w:t>
      </w:r>
      <w:r>
        <w:rPr>
          <w:rFonts w:ascii="Cambria" w:eastAsia="Cambria" w:hAnsi="Cambria" w:cs="Cambria"/>
          <w:color w:val="000000"/>
          <w:sz w:val="26"/>
          <w:szCs w:val="26"/>
        </w:rPr>
        <w:t>Vùng nào của gene quyết định cấu trúc phân tử prôtêin do nó quy định tổng hợp?</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Cả ba vùng của gene</w:t>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Vùng điều hòa.</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Vùng mã hóa.</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Vùng kết thúc</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Vùng mã hóa mang thông tin mã hóa cho các amino acid do đó nó quyết định cấu trúc phân tử protein do gene quy định tổng hợp.</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17. </w:t>
      </w:r>
      <w:r>
        <w:rPr>
          <w:rFonts w:ascii="Cambria" w:eastAsia="Cambria" w:hAnsi="Cambria" w:cs="Cambria"/>
          <w:color w:val="000000"/>
          <w:sz w:val="26"/>
          <w:szCs w:val="26"/>
        </w:rPr>
        <w:t>Nếu cùng chứa thông tin mã hóa cho 500 amino acid thì gene ở tế bào nhân thực hay tế bào nhân sơ dài hơn?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Dài bằng nhau.</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Ở tế bào nhân thực dài hơn.</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Ở tế bào nhân sơ dài hơn.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Lúc hơn, lúc kém tùy loài.</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Cùng mã hóa cho 500 amino acid nhưng toàn bộ gene không phân mảnh đều mã hóa còn gene phân mảnh thì chỉ có vùng exon là mã hóa cho 500 amino acid, vùng intron xen kẽ không mã hóa cho amino acid nào → gene ở tế bào nhân thực dài hơn.</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B</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18. </w:t>
      </w:r>
      <w:r>
        <w:rPr>
          <w:rFonts w:ascii="Cambria" w:eastAsia="Cambria" w:hAnsi="Cambria" w:cs="Cambria"/>
          <w:color w:val="000000"/>
          <w:sz w:val="26"/>
          <w:szCs w:val="26"/>
        </w:rPr>
        <w:t>Vùng mã hoá của gene ở sinh vật nhân thực có 51 đoạn exon và intron xen kẽ. Số đoạn exon và intron lần lượt là</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26; 25</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25; 26</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24; 27</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27; 24</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Số đoạn exon là x thì số đoạn intron là x- 1</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 + x – 1 = 51 → 2x = 52 → x = 26</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Vậy số đoạn exon là 26 và intron là 25 </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19. </w:t>
      </w:r>
      <w:r>
        <w:rPr>
          <w:rFonts w:ascii="Cambria" w:eastAsia="Cambria" w:hAnsi="Cambria" w:cs="Cambria"/>
          <w:color w:val="000000"/>
          <w:sz w:val="26"/>
          <w:szCs w:val="26"/>
        </w:rPr>
        <w:t>Các nucleotide trên hai mạch của gene liên kết với nhau theo nguyên tắc bổ sung thì khẳng định nào sau đây sai?</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A = 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G</w:t>
      </w:r>
      <w:r>
        <w:rPr>
          <w:rFonts w:ascii="Cambria" w:eastAsia="Cambria" w:hAnsi="Cambria" w:cs="Cambria"/>
          <w:color w:val="000000"/>
          <w:sz w:val="26"/>
          <w:szCs w:val="26"/>
          <w:vertAlign w:val="subscript"/>
        </w:rPr>
        <w:t>1</w:t>
      </w:r>
      <w:r>
        <w:rPr>
          <w:rFonts w:ascii="Cambria" w:eastAsia="Cambria" w:hAnsi="Cambria" w:cs="Cambria"/>
          <w:color w:val="000000"/>
          <w:sz w:val="26"/>
          <w:szCs w:val="26"/>
        </w:rPr>
        <w:t>= C</w:t>
      </w:r>
      <w:r>
        <w:rPr>
          <w:rFonts w:ascii="Cambria" w:eastAsia="Cambria" w:hAnsi="Cambria" w:cs="Cambria"/>
          <w:color w:val="000000"/>
          <w:sz w:val="26"/>
          <w:szCs w:val="26"/>
          <w:vertAlign w:val="subscript"/>
        </w:rPr>
        <w:t>2</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A</w:t>
      </w:r>
      <w:r>
        <w:rPr>
          <w:rFonts w:ascii="Cambria" w:eastAsia="Cambria" w:hAnsi="Cambria" w:cs="Cambria"/>
          <w:color w:val="000000"/>
          <w:sz w:val="26"/>
          <w:szCs w:val="26"/>
          <w:vertAlign w:val="subscript"/>
        </w:rPr>
        <w:t>1</w:t>
      </w:r>
      <w:r>
        <w:rPr>
          <w:rFonts w:ascii="Cambria" w:eastAsia="Cambria" w:hAnsi="Cambria" w:cs="Cambria"/>
          <w:color w:val="000000"/>
          <w:sz w:val="26"/>
          <w:szCs w:val="26"/>
        </w:rPr>
        <w:t>+T</w:t>
      </w:r>
      <w:r>
        <w:rPr>
          <w:rFonts w:ascii="Cambria" w:eastAsia="Cambria" w:hAnsi="Cambria" w:cs="Cambria"/>
          <w:color w:val="000000"/>
          <w:sz w:val="26"/>
          <w:szCs w:val="26"/>
          <w:vertAlign w:val="subscript"/>
        </w:rPr>
        <w:t>1</w:t>
      </w:r>
      <w:r>
        <w:rPr>
          <w:rFonts w:ascii="Cambria" w:eastAsia="Cambria" w:hAnsi="Cambria" w:cs="Cambria"/>
          <w:color w:val="000000"/>
          <w:sz w:val="26"/>
          <w:szCs w:val="26"/>
        </w:rPr>
        <w:t> = G</w:t>
      </w:r>
      <w:r>
        <w:rPr>
          <w:rFonts w:ascii="Cambria" w:eastAsia="Cambria" w:hAnsi="Cambria" w:cs="Cambria"/>
          <w:color w:val="000000"/>
          <w:sz w:val="26"/>
          <w:szCs w:val="26"/>
          <w:vertAlign w:val="subscript"/>
        </w:rPr>
        <w:t>2</w:t>
      </w:r>
      <w:r>
        <w:rPr>
          <w:rFonts w:ascii="Cambria" w:eastAsia="Cambria" w:hAnsi="Cambria" w:cs="Cambria"/>
          <w:color w:val="000000"/>
          <w:sz w:val="26"/>
          <w:szCs w:val="26"/>
        </w:rPr>
        <w:t>+C</w:t>
      </w:r>
      <w:r>
        <w:rPr>
          <w:rFonts w:ascii="Cambria" w:eastAsia="Cambria" w:hAnsi="Cambria" w:cs="Cambria"/>
          <w:color w:val="000000"/>
          <w:sz w:val="26"/>
          <w:szCs w:val="26"/>
          <w:vertAlign w:val="subscript"/>
        </w:rPr>
        <w:t>2</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A + G = N/2</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Do A liên kết với T, G liên kết với C → Trong gene A = T → A đúng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mạch này bằng T mạch kia, G mạch này bằng C mạch kia → G</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C</w:t>
      </w:r>
      <w:r>
        <w:rPr>
          <w:rFonts w:ascii="Cambria" w:eastAsia="Cambria" w:hAnsi="Cambria" w:cs="Cambria"/>
          <w:color w:val="C00000"/>
          <w:sz w:val="26"/>
          <w:szCs w:val="26"/>
          <w:vertAlign w:val="subscript"/>
        </w:rPr>
        <w:t>2 </w:t>
      </w:r>
      <w:r>
        <w:rPr>
          <w:rFonts w:ascii="Cambria" w:eastAsia="Cambria" w:hAnsi="Cambria" w:cs="Cambria"/>
          <w:color w:val="C00000"/>
          <w:sz w:val="26"/>
          <w:szCs w:val="26"/>
        </w:rPr>
        <w:t>→ B đúng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 sai vì A</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+T</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A</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+T</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G</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+C</w:t>
      </w:r>
      <w:r>
        <w:rPr>
          <w:rFonts w:ascii="Cambria" w:eastAsia="Cambria" w:hAnsi="Cambria" w:cs="Cambria"/>
          <w:color w:val="C00000"/>
          <w:sz w:val="26"/>
          <w:szCs w:val="26"/>
          <w:vertAlign w:val="subscript"/>
        </w:rPr>
        <w:t>2</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 đúng vì A + G = A</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A</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+G</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G</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A</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T</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+G</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C</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N/2</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lastRenderedPageBreak/>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20. </w:t>
      </w:r>
      <w:r>
        <w:rPr>
          <w:rFonts w:ascii="Cambria" w:eastAsia="Cambria" w:hAnsi="Cambria" w:cs="Cambria"/>
          <w:color w:val="000000"/>
          <w:sz w:val="26"/>
          <w:szCs w:val="26"/>
        </w:rPr>
        <w:t>Khẳng định %A = %T, % A + %G = 50%N luôn đúng trong trường hợp nào sau đây?</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DNA mạch vòng</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DNA mạch kép</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DNA mạch thẳng</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DNA mạch đơn</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A + %G = 50%N đúng khi DNA là mạch kép</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w:t>
      </w:r>
      <w:r>
        <w:rPr>
          <w:rFonts w:ascii="Cambria" w:eastAsia="Cambria" w:hAnsi="Cambria" w:cs="Cambria"/>
          <w:b/>
          <w:color w:val="C00000"/>
          <w:sz w:val="26"/>
          <w:szCs w:val="26"/>
        </w:rPr>
        <w:t>B đúng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A, C sai</w:t>
      </w:r>
      <w:r>
        <w:rPr>
          <w:rFonts w:ascii="Cambria" w:eastAsia="Cambria" w:hAnsi="Cambria" w:cs="Cambria"/>
          <w:color w:val="C00000"/>
          <w:sz w:val="26"/>
          <w:szCs w:val="26"/>
        </w:rPr>
        <w:t>, vì không khẳng định được DNA ở các trường hợp này là đơn hay kép.</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D sai,</w:t>
      </w:r>
      <w:r>
        <w:rPr>
          <w:rFonts w:ascii="Cambria" w:eastAsia="Cambria" w:hAnsi="Cambria" w:cs="Cambria"/>
          <w:color w:val="C00000"/>
          <w:sz w:val="26"/>
          <w:szCs w:val="26"/>
        </w:rPr>
        <w:t> DNA đơn có 1 mạch, không theo NTBS nên không khẳng định được %A = %T, %A + %T = 50%N.</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B</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21. </w:t>
      </w:r>
      <w:r>
        <w:rPr>
          <w:rFonts w:ascii="Cambria" w:eastAsia="Cambria" w:hAnsi="Cambria" w:cs="Cambria"/>
          <w:color w:val="000000"/>
          <w:sz w:val="26"/>
          <w:szCs w:val="26"/>
        </w:rPr>
        <w:t xml:space="preserve">Người ta sử dụng 1 chuỗi polynucleotide có tỉ lệ </w:t>
      </w:r>
      <w:r>
        <w:rPr>
          <w:sz w:val="36"/>
          <w:szCs w:val="36"/>
          <w:vertAlign w:val="subscript"/>
        </w:rPr>
        <w:object w:dxaOrig="967" w:dyaOrig="591">
          <v:shape id="_x0000_i1042" type="#_x0000_t75" style="width:48pt;height:29.25pt" o:ole="">
            <v:imagedata r:id="rId13" o:title=""/>
          </v:shape>
          <o:OLEObject Type="Embed" ProgID="Equation.DSMT4" ShapeID="_x0000_i1042" DrawAspect="Content" ObjectID="_1852288191" r:id="rId41"/>
        </w:object>
      </w:r>
      <w:r>
        <w:rPr>
          <w:rFonts w:ascii="Cambria" w:eastAsia="Cambria" w:hAnsi="Cambria" w:cs="Cambria"/>
          <w:color w:val="000000"/>
          <w:sz w:val="26"/>
          <w:szCs w:val="26"/>
        </w:rPr>
        <w:t> để tổng hợp một chuỗi polynucleotide bổ sung có chiều dài bằng chuỗi polynucleotide này. Trong tổng số nucleotide tự do mà môi trường nội bào cung cấp có số loại (T+C) chiếm</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A. </w:t>
      </w:r>
      <w:r>
        <w:rPr>
          <w:sz w:val="36"/>
          <w:szCs w:val="36"/>
          <w:vertAlign w:val="subscript"/>
        </w:rPr>
        <w:object w:dxaOrig="215" w:dyaOrig="537">
          <v:shape id="_x0000_i1043" type="#_x0000_t75" style="width:10.5pt;height:27pt" o:ole="">
            <v:imagedata r:id="rId15" o:title=""/>
          </v:shape>
          <o:OLEObject Type="Embed" ProgID="Equation.DSMT4" ShapeID="_x0000_i1043" DrawAspect="Content" ObjectID="_1852288192" r:id="rId42"/>
        </w:object>
      </w:r>
      <w: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 xml:space="preserve">B. </w:t>
      </w:r>
      <w:r>
        <w:rPr>
          <w:sz w:val="36"/>
          <w:szCs w:val="36"/>
          <w:vertAlign w:val="subscript"/>
        </w:rPr>
        <w:object w:dxaOrig="193" w:dyaOrig="537">
          <v:shape id="_x0000_i1044" type="#_x0000_t75" style="width:9.75pt;height:27pt" o:ole="">
            <v:imagedata r:id="rId17" o:title=""/>
          </v:shape>
          <o:OLEObject Type="Embed" ProgID="Equation.DSMT4" ShapeID="_x0000_i1044" DrawAspect="Content" ObjectID="_1852288193" r:id="rId43"/>
        </w:object>
      </w:r>
      <w:r>
        <w: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sz w:val="36"/>
          <w:szCs w:val="36"/>
          <w:vertAlign w:val="subscript"/>
        </w:rPr>
        <w:object w:dxaOrig="215" w:dyaOrig="537">
          <v:shape id="_x0000_i1045" type="#_x0000_t75" style="width:10.5pt;height:27pt" o:ole="">
            <v:imagedata r:id="rId19" o:title=""/>
          </v:shape>
          <o:OLEObject Type="Embed" ProgID="Equation.DSMT4" ShapeID="_x0000_i1045" DrawAspect="Content" ObjectID="_1852288194" r:id="rId44"/>
        </w:object>
      </w:r>
      <w:r>
        <w:t>.</w:t>
      </w:r>
      <w:r>
        <w:tab/>
      </w:r>
      <w:r>
        <w:tab/>
      </w:r>
      <w:r>
        <w:tab/>
      </w:r>
      <w:r>
        <w:tab/>
      </w:r>
      <w:r>
        <w:rPr>
          <w:rFonts w:ascii="Cambria" w:eastAsia="Cambria" w:hAnsi="Cambria" w:cs="Cambria"/>
          <w:b/>
          <w:sz w:val="26"/>
          <w:szCs w:val="26"/>
        </w:rPr>
        <w:t>D.</w:t>
      </w:r>
      <w:r>
        <w:rPr>
          <w:rFonts w:ascii="Cambria" w:eastAsia="Cambria" w:hAnsi="Cambria" w:cs="Cambria"/>
          <w:sz w:val="26"/>
          <w:szCs w:val="26"/>
        </w:rPr>
        <w:t xml:space="preserve"> </w:t>
      </w:r>
      <w:r>
        <w:rPr>
          <w:sz w:val="36"/>
          <w:szCs w:val="36"/>
          <w:vertAlign w:val="subscript"/>
        </w:rPr>
        <w:object w:dxaOrig="215" w:dyaOrig="537">
          <v:shape id="_x0000_i1046" type="#_x0000_t75" style="width:10.5pt;height:27pt" o:ole="">
            <v:imagedata r:id="rId21" o:title=""/>
          </v:shape>
          <o:OLEObject Type="Embed" ProgID="Equation.DSMT4" ShapeID="_x0000_i1046" DrawAspect="Content" ObjectID="_1852288195" r:id="rId45"/>
        </w:object>
      </w:r>
      <w:r>
        <w:t>.</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A + %G = 50%N đúng khi DNA là mạch kép</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w:t>
      </w:r>
      <w:r>
        <w:rPr>
          <w:rFonts w:ascii="Cambria" w:eastAsia="Cambria" w:hAnsi="Cambria" w:cs="Cambria"/>
          <w:b/>
          <w:color w:val="C00000"/>
          <w:sz w:val="26"/>
          <w:szCs w:val="26"/>
        </w:rPr>
        <w:t>B đúng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A, C sai</w:t>
      </w:r>
      <w:r>
        <w:rPr>
          <w:rFonts w:ascii="Cambria" w:eastAsia="Cambria" w:hAnsi="Cambria" w:cs="Cambria"/>
          <w:color w:val="C00000"/>
          <w:sz w:val="26"/>
          <w:szCs w:val="26"/>
        </w:rPr>
        <w:t>, vì không khẳng định được DNA ở các trường hợp này là đơn hay kép.</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D sai,</w:t>
      </w:r>
      <w:r>
        <w:rPr>
          <w:rFonts w:ascii="Cambria" w:eastAsia="Cambria" w:hAnsi="Cambria" w:cs="Cambria"/>
          <w:color w:val="C00000"/>
          <w:sz w:val="26"/>
          <w:szCs w:val="26"/>
        </w:rPr>
        <w:t> DNA đơn có 1 mạch, không theo NTBS nên không khẳng định được %A = %T, %A + %T = 50%N.</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B</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22. </w:t>
      </w:r>
      <w:r>
        <w:rPr>
          <w:rFonts w:ascii="Cambria" w:eastAsia="Cambria" w:hAnsi="Cambria" w:cs="Cambria"/>
          <w:color w:val="000000"/>
          <w:sz w:val="26"/>
          <w:szCs w:val="26"/>
        </w:rPr>
        <w:t>Trình tự các nucleotide trên đoạn mạch gốc của gene là:</w:t>
      </w:r>
      <w:r>
        <w:rPr>
          <w:rFonts w:ascii="Cambria" w:eastAsia="Cambria" w:hAnsi="Cambria" w:cs="Cambria"/>
          <w:sz w:val="26"/>
          <w:szCs w:val="26"/>
        </w:rPr>
        <w:t xml:space="preserve"> </w:t>
      </w:r>
      <w:r>
        <w:rPr>
          <w:rFonts w:ascii="Cambria" w:eastAsia="Cambria" w:hAnsi="Cambria" w:cs="Cambria"/>
          <w:color w:val="000000"/>
          <w:sz w:val="26"/>
          <w:szCs w:val="26"/>
        </w:rPr>
        <w:t>3’ ATGAGTGACCGTGGC 5’. Đoạn gene này có:</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Tỷ lệ A+G/T+X = 9/6</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39 liên kết Hydrogene</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30 cặp nucleotide</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14 liên kết cộng hóa trị.</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Vì %A + %G = 50%N → Tỉ lệ A + G/T+C của gene luôn bằng 1 → </w:t>
      </w:r>
      <w:r>
        <w:rPr>
          <w:rFonts w:ascii="Cambria" w:eastAsia="Cambria" w:hAnsi="Cambria" w:cs="Cambria"/>
          <w:b/>
          <w:color w:val="C00000"/>
          <w:sz w:val="26"/>
          <w:szCs w:val="26"/>
        </w:rPr>
        <w:t>A sai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Mạch gốc có 15 nucleotide → gene có 15 cặp nucleotide → </w:t>
      </w:r>
      <w:r>
        <w:rPr>
          <w:rFonts w:ascii="Cambria" w:eastAsia="Cambria" w:hAnsi="Cambria" w:cs="Cambria"/>
          <w:b/>
          <w:color w:val="C00000"/>
          <w:sz w:val="26"/>
          <w:szCs w:val="26"/>
        </w:rPr>
        <w:t>C sai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Gene có 30 nuclotide → có 28 liên kết cộng hóa trị giữa các nucleotide →</w:t>
      </w:r>
      <w:r>
        <w:rPr>
          <w:rFonts w:ascii="Cambria" w:eastAsia="Cambria" w:hAnsi="Cambria" w:cs="Cambria"/>
          <w:b/>
          <w:color w:val="C00000"/>
          <w:sz w:val="26"/>
          <w:szCs w:val="26"/>
        </w:rPr>
        <w:t>D sai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 T = A</w:t>
      </w:r>
      <w:r>
        <w:rPr>
          <w:rFonts w:ascii="Cambria" w:eastAsia="Cambria" w:hAnsi="Cambria" w:cs="Cambria"/>
          <w:color w:val="C00000"/>
          <w:sz w:val="26"/>
          <w:szCs w:val="26"/>
          <w:vertAlign w:val="subscript"/>
        </w:rPr>
        <w:t>1 </w:t>
      </w:r>
      <w:r>
        <w:rPr>
          <w:rFonts w:ascii="Cambria" w:eastAsia="Cambria" w:hAnsi="Cambria" w:cs="Cambria"/>
          <w:color w:val="C00000"/>
          <w:sz w:val="26"/>
          <w:szCs w:val="26"/>
        </w:rPr>
        <w:t>+ T</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3 + 3 = 6</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G = X = G</w:t>
      </w:r>
      <w:r>
        <w:rPr>
          <w:rFonts w:ascii="Cambria" w:eastAsia="Cambria" w:hAnsi="Cambria" w:cs="Cambria"/>
          <w:color w:val="C00000"/>
          <w:sz w:val="26"/>
          <w:szCs w:val="26"/>
          <w:vertAlign w:val="subscript"/>
        </w:rPr>
        <w:t>1 </w:t>
      </w:r>
      <w:r>
        <w:rPr>
          <w:rFonts w:ascii="Cambria" w:eastAsia="Cambria" w:hAnsi="Cambria" w:cs="Cambria"/>
          <w:color w:val="C00000"/>
          <w:sz w:val="26"/>
          <w:szCs w:val="26"/>
        </w:rPr>
        <w:t>+ X</w:t>
      </w:r>
      <w:r>
        <w:rPr>
          <w:rFonts w:ascii="Cambria" w:eastAsia="Cambria" w:hAnsi="Cambria" w:cs="Cambria"/>
          <w:color w:val="C00000"/>
          <w:sz w:val="26"/>
          <w:szCs w:val="26"/>
          <w:vertAlign w:val="subscript"/>
        </w:rPr>
        <w:t>1 </w:t>
      </w:r>
      <w:r>
        <w:rPr>
          <w:rFonts w:ascii="Cambria" w:eastAsia="Cambria" w:hAnsi="Cambria" w:cs="Cambria"/>
          <w:color w:val="C00000"/>
          <w:sz w:val="26"/>
          <w:szCs w:val="26"/>
        </w:rPr>
        <w:t>= 6 + 3 = 9</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H = 2A + 3G = 2×6 + 3×9 = 39 → </w:t>
      </w:r>
      <w:r>
        <w:rPr>
          <w:rFonts w:ascii="Cambria" w:eastAsia="Cambria" w:hAnsi="Cambria" w:cs="Cambria"/>
          <w:b/>
          <w:color w:val="C00000"/>
          <w:sz w:val="26"/>
          <w:szCs w:val="26"/>
        </w:rPr>
        <w:t>B đúng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B</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23. </w:t>
      </w:r>
      <w:r>
        <w:rPr>
          <w:rFonts w:ascii="Cambria" w:eastAsia="Cambria" w:hAnsi="Cambria" w:cs="Cambria"/>
          <w:color w:val="000000"/>
          <w:sz w:val="26"/>
          <w:szCs w:val="26"/>
        </w:rPr>
        <w:t>Trong tế bào động vật, sự nhân đôi của DNA xảy ra ở</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Lục lạp, nhân, trung thể.</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Ti thể, nhân, lục lạp.</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Nhân, trung thể.</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Nhân, ti thể.</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Trong tế bào động vật, sự nhân đôi của DNA xảy ra ở nhân và ti thể.</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lastRenderedPageBreak/>
        <w:t>Đáp án cần chọn là: 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24. </w:t>
      </w:r>
      <w:r>
        <w:rPr>
          <w:rFonts w:ascii="Cambria" w:eastAsia="Cambria" w:hAnsi="Cambria" w:cs="Cambria"/>
          <w:color w:val="000000"/>
          <w:sz w:val="26"/>
          <w:szCs w:val="26"/>
        </w:rPr>
        <w:t>Quá trình nhân đôi DNA được thực hiện theo nguyên tắc nào sau đây?</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Hai mạch được tổng hợp theo nguyên tắc bổ sung song song liên tục.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Nguyên tắc bổ sung và nguyên tắc bán bảo toàn.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Mạch liên tục hướng vào, mạch gián đoạn hướng ra chạc ba tái bản.</w:t>
      </w:r>
    </w:p>
    <w:p w:rsidR="00B2319B" w:rsidRDefault="002A7DC3">
      <w:pPr>
        <w:spacing w:after="0" w:line="288" w:lineRule="auto"/>
        <w:jc w:val="both"/>
        <w:rPr>
          <w:rFonts w:ascii="Cambria" w:eastAsia="Cambria" w:hAnsi="Cambria" w:cs="Cambria"/>
          <w:b/>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Một mạch được tổng hợp gián đoạn, một mạch được tổng hợp liên tục</w:t>
      </w:r>
      <w:r>
        <w:rPr>
          <w:rFonts w:ascii="Cambria" w:eastAsia="Cambria" w:hAnsi="Cambria" w:cs="Cambria"/>
          <w:b/>
          <w:color w:val="000000"/>
          <w:sz w:val="26"/>
          <w:szCs w:val="26"/>
        </w:rPr>
        <w:t>.</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Quá trình nhân đôi DNA được thực hiện theo nguyên tắc bổ sung và nguyên tắc bán bảo toàn.</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B</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25. </w:t>
      </w:r>
      <w:r>
        <w:rPr>
          <w:rFonts w:ascii="Cambria" w:eastAsia="Cambria" w:hAnsi="Cambria" w:cs="Cambria"/>
          <w:color w:val="000000"/>
          <w:sz w:val="26"/>
          <w:szCs w:val="26"/>
        </w:rPr>
        <w:t>Quá trình nhân đôi DNA không có thành phần nào sau đây tham gia?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Các nucleotide tự do</w:t>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Enzyme ligase</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Amino acid</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DNA polimerase</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Trong quá trình nhân đôi DNA không có sự tham gia của amino acid</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26. </w:t>
      </w:r>
      <w:r>
        <w:rPr>
          <w:rFonts w:ascii="Cambria" w:eastAsia="Cambria" w:hAnsi="Cambria" w:cs="Cambria"/>
          <w:color w:val="000000"/>
          <w:sz w:val="26"/>
          <w:szCs w:val="26"/>
        </w:rPr>
        <w:t>Cho hình vẽ dưới đây về các loại liên kết và thành phần trong phân tử DNA:</w:t>
      </w:r>
    </w:p>
    <w:p w:rsidR="00B2319B" w:rsidRDefault="002A7DC3">
      <w:pPr>
        <w:spacing w:after="0" w:line="288" w:lineRule="auto"/>
        <w:jc w:val="center"/>
        <w:rPr>
          <w:rFonts w:ascii="Cambria" w:eastAsia="Cambria" w:hAnsi="Cambria" w:cs="Cambria"/>
          <w:sz w:val="26"/>
          <w:szCs w:val="26"/>
        </w:rPr>
      </w:pPr>
      <w:r>
        <w:rPr>
          <w:rFonts w:ascii="Cambria" w:eastAsia="Cambria" w:hAnsi="Cambria" w:cs="Cambria"/>
          <w:noProof/>
          <w:sz w:val="26"/>
          <w:szCs w:val="26"/>
        </w:rPr>
        <w:drawing>
          <wp:inline distT="0" distB="0" distL="0" distR="0">
            <wp:extent cx="2106930" cy="1695450"/>
            <wp:effectExtent l="0" t="0" r="0" b="0"/>
            <wp:docPr id="177499067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2106930" cy="1695450"/>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 xml:space="preserve">Dựa vào hình này hãy cho biết trong các phát biểu sau đây, có bao nhiêu phát biểu </w:t>
      </w:r>
      <w:r>
        <w:rPr>
          <w:rFonts w:ascii="Cambria" w:eastAsia="Cambria" w:hAnsi="Cambria" w:cs="Cambria"/>
          <w:b/>
          <w:color w:val="000000"/>
          <w:sz w:val="26"/>
          <w:szCs w:val="26"/>
        </w:rPr>
        <w:t>sai:</w:t>
      </w:r>
      <w:r>
        <w:rPr>
          <w:rFonts w:ascii="Cambria" w:eastAsia="Cambria" w:hAnsi="Cambria" w:cs="Cambria"/>
          <w:color w:val="000000"/>
          <w:sz w:val="26"/>
          <w:szCs w:val="26"/>
        </w:rPr>
        <w:t xml:space="preserve">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 xml:space="preserve">(a) </w:t>
      </w:r>
      <w:r>
        <w:rPr>
          <w:rFonts w:ascii="Cambria" w:eastAsia="Cambria" w:hAnsi="Cambria" w:cs="Cambria"/>
          <w:sz w:val="26"/>
          <w:szCs w:val="26"/>
        </w:rPr>
        <w:t>L</w:t>
      </w:r>
      <w:r>
        <w:rPr>
          <w:rFonts w:ascii="Cambria" w:eastAsia="Cambria" w:hAnsi="Cambria" w:cs="Cambria"/>
          <w:color w:val="000000"/>
          <w:sz w:val="26"/>
          <w:szCs w:val="26"/>
        </w:rPr>
        <w:t>iên kết 1</w:t>
      </w:r>
      <w:r>
        <w:rPr>
          <w:rFonts w:ascii="Cambria" w:eastAsia="Cambria" w:hAnsi="Cambria" w:cs="Cambria"/>
          <w:sz w:val="26"/>
          <w:szCs w:val="26"/>
        </w:rPr>
        <w:t xml:space="preserve"> </w:t>
      </w:r>
      <w:r>
        <w:rPr>
          <w:rFonts w:ascii="Cambria" w:eastAsia="Cambria" w:hAnsi="Cambria" w:cs="Cambria"/>
          <w:color w:val="000000"/>
          <w:sz w:val="26"/>
          <w:szCs w:val="26"/>
        </w:rPr>
        <w:t>là liên kết cộng hóa trị (ph</w:t>
      </w:r>
      <w:r>
        <w:rPr>
          <w:rFonts w:ascii="Cambria" w:eastAsia="Cambria" w:hAnsi="Cambria" w:cs="Cambria"/>
          <w:sz w:val="26"/>
          <w:szCs w:val="26"/>
        </w:rPr>
        <w:t>osphodieste)</w:t>
      </w:r>
      <w:r>
        <w:rPr>
          <w:rFonts w:ascii="Cambria" w:eastAsia="Cambria" w:hAnsi="Cambria" w:cs="Cambria"/>
          <w:color w:val="000000"/>
          <w:sz w:val="26"/>
          <w:szCs w:val="26"/>
        </w:rPr>
        <w:t xml:space="preserve">.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 xml:space="preserve">(b) Liên kết 2 là liên kết este phosphase.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(c) Liên kết 4 là liên kết hydrogen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(d) X là loại đường có công thức phân tử là C</w:t>
      </w:r>
      <w:r>
        <w:rPr>
          <w:rFonts w:ascii="Cambria" w:eastAsia="Cambria" w:hAnsi="Cambria" w:cs="Cambria"/>
          <w:color w:val="000000"/>
          <w:sz w:val="26"/>
          <w:szCs w:val="26"/>
          <w:vertAlign w:val="subscript"/>
        </w:rPr>
        <w:t>5</w:t>
      </w:r>
      <w:r>
        <w:rPr>
          <w:rFonts w:ascii="Cambria" w:eastAsia="Cambria" w:hAnsi="Cambria" w:cs="Cambria"/>
          <w:color w:val="000000"/>
          <w:sz w:val="26"/>
          <w:szCs w:val="26"/>
        </w:rPr>
        <w:t>H</w:t>
      </w:r>
      <w:r>
        <w:rPr>
          <w:rFonts w:ascii="Cambria" w:eastAsia="Cambria" w:hAnsi="Cambria" w:cs="Cambria"/>
          <w:color w:val="000000"/>
          <w:sz w:val="26"/>
          <w:szCs w:val="26"/>
          <w:vertAlign w:val="subscript"/>
        </w:rPr>
        <w:t>10</w:t>
      </w:r>
      <w:r>
        <w:rPr>
          <w:rFonts w:ascii="Cambria" w:eastAsia="Cambria" w:hAnsi="Cambria" w:cs="Cambria"/>
          <w:color w:val="000000"/>
          <w:sz w:val="26"/>
          <w:szCs w:val="26"/>
        </w:rPr>
        <w:t>O</w:t>
      </w:r>
      <w:r>
        <w:rPr>
          <w:rFonts w:ascii="Cambria" w:eastAsia="Cambria" w:hAnsi="Cambria" w:cs="Cambria"/>
          <w:color w:val="000000"/>
          <w:sz w:val="26"/>
          <w:szCs w:val="26"/>
          <w:vertAlign w:val="subscript"/>
        </w:rPr>
        <w:t>5</w:t>
      </w:r>
      <w:r>
        <w:rPr>
          <w:rFonts w:ascii="Cambria" w:eastAsia="Cambria" w:hAnsi="Cambria" w:cs="Cambria"/>
          <w:color w:val="000000"/>
          <w:sz w:val="26"/>
          <w:szCs w:val="26"/>
        </w:rPr>
        <w:t xml:space="preserve">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 xml:space="preserve">(e) Y và Z có thể cặp nitrogeneous base G và C hoặc ngược lại C và G. </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2</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1</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3</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5</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sai đúng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(b) sai vì liên kết 2 là liên kết cộng hóa trị.</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 sai vì liên 3 mới là liên kết hydrogene, liên kết 4 là liên kết glicoside (có sự tham gia của đường).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 sai vì đây là đường trên DNA nên có công thức phân tử là C</w:t>
      </w:r>
      <w:r>
        <w:rPr>
          <w:rFonts w:ascii="Cambria" w:eastAsia="Cambria" w:hAnsi="Cambria" w:cs="Cambria"/>
          <w:color w:val="C00000"/>
          <w:sz w:val="26"/>
          <w:szCs w:val="26"/>
          <w:vertAlign w:val="subscript"/>
        </w:rPr>
        <w:t>5</w:t>
      </w:r>
      <w:r>
        <w:rPr>
          <w:rFonts w:ascii="Cambria" w:eastAsia="Cambria" w:hAnsi="Cambria" w:cs="Cambria"/>
          <w:color w:val="C00000"/>
          <w:sz w:val="26"/>
          <w:szCs w:val="26"/>
        </w:rPr>
        <w:t>H</w:t>
      </w:r>
      <w:r>
        <w:rPr>
          <w:rFonts w:ascii="Cambria" w:eastAsia="Cambria" w:hAnsi="Cambria" w:cs="Cambria"/>
          <w:color w:val="C00000"/>
          <w:sz w:val="26"/>
          <w:szCs w:val="26"/>
          <w:vertAlign w:val="subscript"/>
        </w:rPr>
        <w:t>10</w:t>
      </w:r>
      <w:r>
        <w:rPr>
          <w:rFonts w:ascii="Cambria" w:eastAsia="Cambria" w:hAnsi="Cambria" w:cs="Cambria"/>
          <w:color w:val="C00000"/>
          <w:sz w:val="26"/>
          <w:szCs w:val="26"/>
        </w:rPr>
        <w:t>O</w:t>
      </w:r>
      <w:r>
        <w:rPr>
          <w:rFonts w:ascii="Cambria" w:eastAsia="Cambria" w:hAnsi="Cambria" w:cs="Cambria"/>
          <w:color w:val="C00000"/>
          <w:sz w:val="26"/>
          <w:szCs w:val="26"/>
          <w:vertAlign w:val="subscript"/>
        </w:rPr>
        <w:t>4</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(e) đúng vị Y và Z liên kết với nhau bằng 3 liên kết hydrogene.</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27. </w:t>
      </w:r>
      <w:r>
        <w:rPr>
          <w:rFonts w:ascii="Cambria" w:eastAsia="Cambria" w:hAnsi="Cambria" w:cs="Cambria"/>
          <w:color w:val="000000"/>
          <w:sz w:val="26"/>
          <w:szCs w:val="26"/>
        </w:rPr>
        <w:t>Trong quá trình nhân đôi DNA, một trong những vai trò của enzyme DNA polymerase là</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Bẻ gãy các liên kết hydrogene giữa hai mạch của phân tử DNA</w:t>
      </w:r>
      <w:r>
        <w:rPr>
          <w:rFonts w:ascii="Cambria" w:eastAsia="Cambria" w:hAnsi="Cambria" w:cs="Cambria"/>
          <w:b/>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Nối các đoạn Okazaki để tạo thành mạch liên tục</w:t>
      </w:r>
      <w:r>
        <w:rPr>
          <w:rFonts w:ascii="Cambria" w:eastAsia="Cambria" w:hAnsi="Cambria" w:cs="Cambria"/>
          <w:b/>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lastRenderedPageBreak/>
        <w:t>C.</w:t>
      </w:r>
      <w:r>
        <w:rPr>
          <w:rFonts w:ascii="Cambria" w:eastAsia="Cambria" w:hAnsi="Cambria" w:cs="Cambria"/>
          <w:sz w:val="26"/>
          <w:szCs w:val="26"/>
        </w:rPr>
        <w:t xml:space="preserve"> </w:t>
      </w:r>
      <w:r>
        <w:rPr>
          <w:rFonts w:ascii="Cambria" w:eastAsia="Cambria" w:hAnsi="Cambria" w:cs="Cambria"/>
          <w:color w:val="000000"/>
          <w:sz w:val="26"/>
          <w:szCs w:val="26"/>
        </w:rPr>
        <w:t>Tổng hợp mạch mới theo nguyên tắc bổ sung với mạch khuôn của DNA</w:t>
      </w:r>
      <w:r>
        <w:rPr>
          <w:rFonts w:ascii="Cambria" w:eastAsia="Cambria" w:hAnsi="Cambria" w:cs="Cambria"/>
          <w:b/>
          <w:color w:val="000000"/>
          <w:sz w:val="26"/>
          <w:szCs w:val="26"/>
        </w:rPr>
        <w:t>.</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Tháo xoắn và làm tách hai mạch của phân tử DNA.</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Enzyme DNA polymerase có vai trò tổng hợp mạch mới cho DNA</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28. </w:t>
      </w:r>
      <w:r>
        <w:rPr>
          <w:rFonts w:ascii="Cambria" w:eastAsia="Cambria" w:hAnsi="Cambria" w:cs="Cambria"/>
          <w:color w:val="000000"/>
          <w:sz w:val="26"/>
          <w:szCs w:val="26"/>
        </w:rPr>
        <w:t>Vì sao trên mạch khuôn 5’-3’, mạch mới lại được tổng hợp ngắt quãng?</w:t>
      </w:r>
    </w:p>
    <w:p w:rsidR="00B2319B" w:rsidRDefault="002A7DC3">
      <w:pPr>
        <w:spacing w:after="0" w:line="288" w:lineRule="auto"/>
        <w:jc w:val="center"/>
        <w:rPr>
          <w:rFonts w:ascii="Cambria" w:eastAsia="Cambria" w:hAnsi="Cambria" w:cs="Cambria"/>
          <w:sz w:val="26"/>
          <w:szCs w:val="26"/>
        </w:rPr>
      </w:pPr>
      <w:r>
        <w:rPr>
          <w:rFonts w:ascii="Cambria" w:eastAsia="Cambria" w:hAnsi="Cambria" w:cs="Cambria"/>
          <w:noProof/>
          <w:sz w:val="26"/>
          <w:szCs w:val="26"/>
        </w:rPr>
        <w:drawing>
          <wp:inline distT="0" distB="0" distL="0" distR="0">
            <wp:extent cx="4216400" cy="1778000"/>
            <wp:effectExtent l="0" t="0" r="0" b="0"/>
            <wp:docPr id="177499067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4216400" cy="1778000"/>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Vì trên gene có các đoạn Okazaki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Vì gene không liên tục có các đoạn Exon và đoạn Intron xen kẽ nhau</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Vì enzyme DNA polymerase chỉ tổng hợp mạch mới theo chiều 5’-3’</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Vì enzyme DNA polymerase chỉ tổng hợp mạch mới theo chiều 3’-5’</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 xml:space="preserve">Trên mạch khuôn 5’-3’ mạch mới được tổng hợp ngắt quãng do </w:t>
      </w:r>
      <w:r>
        <w:rPr>
          <w:rFonts w:ascii="Cambria" w:eastAsia="Cambria" w:hAnsi="Cambria" w:cs="Cambria"/>
          <w:color w:val="C00000"/>
          <w:sz w:val="26"/>
          <w:szCs w:val="26"/>
        </w:rPr>
        <w:t xml:space="preserve">enzyme DNA polymerase </w:t>
      </w:r>
      <w:r>
        <w:rPr>
          <w:rFonts w:ascii="Cambria" w:eastAsia="Cambria" w:hAnsi="Cambria" w:cs="Cambria"/>
          <w:color w:val="C00000"/>
          <w:sz w:val="26"/>
          <w:szCs w:val="26"/>
          <w:highlight w:val="white"/>
        </w:rPr>
        <w:t>chỉ tổng hợp mạch mới theo chiều 5’-3’.</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29. </w:t>
      </w:r>
      <w:r>
        <w:rPr>
          <w:rFonts w:ascii="Cambria" w:eastAsia="Cambria" w:hAnsi="Cambria" w:cs="Cambria"/>
          <w:color w:val="000000"/>
          <w:sz w:val="26"/>
          <w:szCs w:val="26"/>
        </w:rPr>
        <w:t>Quá trình tự nhân đôi của DNA có các đặc điểm:</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(1) Diễn ra ở trong nhân, tại kì trung gian của quá trình phân bào.</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(2) Diễn ra theo nguyên tắc bổ sung và nguyên tắc bán bảo tồn.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(3) Cả hai mạch đơn đều làm mạch khuôn để tổng hợp mạch mới.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(4) Đoạn Okazaki được tổng hợp theo chiều 5’ → 3’.</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(5) Khi một phân tử DNA tự nhân đôi 2 mạch mới được tổng hợp đều được kéo dài liên tục với sự phát triển của chạc chữ Y.</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(6) Qua một lần nhân đôi tạo ra hai DNA con có cấu trúc giống DNA mẹ.</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(1), (2), (3), (4), (5).</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(1), (2), (4), (5), (6)</w:t>
      </w:r>
      <w:r>
        <w:rPr>
          <w:rFonts w:ascii="Cambria" w:eastAsia="Cambria" w:hAnsi="Cambria" w:cs="Cambria"/>
          <w:sz w:val="26"/>
          <w:szCs w:val="26"/>
        </w:rPr>
        <w:tab/>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(1), (3), (4), (5), (6).</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(1), (2), (3), (4), (6).</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Quá trình tự nhân đôi của DNA có các đặc điểm:</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Diễn ra ở trong nhân, tại kì trung gian của quá trình phân bào.</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Diễn ra theo nguyên tắc bổ sung và nguyên tắc bán bảo tồn.</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Cả hai mạch đơn đều làm mạch khuôn để tổng hợp mạch mới.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Đoạn Okazaki được tổng hợp theo chiều 5’ → 3’.</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Qua một lần nhân đôi tạo ra hai DNA con có cấu trúc giống DNA mẹ.</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lastRenderedPageBreak/>
        <w:t xml:space="preserve">Câu 30. </w:t>
      </w:r>
      <w:r>
        <w:rPr>
          <w:rFonts w:ascii="Cambria" w:eastAsia="Cambria" w:hAnsi="Cambria" w:cs="Cambria"/>
          <w:color w:val="000000"/>
          <w:sz w:val="26"/>
          <w:szCs w:val="26"/>
        </w:rPr>
        <w:t>Mỗi DNA con sau khi nhân đôi đều có một mạch của DNA mẹ, mạch còn lại được hình thành từ các nucleotide tự do. Đây là cơ sở của nguyên tắc: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Bổ sung.</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Bán bảo tồn.</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Bổ sung và bán bảo tồn</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Bổ sung và bảo tồn</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Mỗi DNA con sau khi nhân đôi đều có một mạch của DNA mẹ, mạch còn lại được hình thành từ các nucleotide tự do. Đây là cơ sở của nguyên tắc: Bổ sung và bán bảo tồn</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31. </w:t>
      </w:r>
      <w:r>
        <w:rPr>
          <w:rFonts w:ascii="Cambria" w:eastAsia="Cambria" w:hAnsi="Cambria" w:cs="Cambria"/>
          <w:color w:val="000000"/>
          <w:sz w:val="26"/>
          <w:szCs w:val="26"/>
        </w:rPr>
        <w:t>Làm thế nào người ta xác định được DNA được nhân đôi theo nguyên tắc nào?</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Dùng phương pháp khuếch đại gene trong ống nghiệm</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Dùng phương pháp nhiễu xạ rơn ghen (tia X)</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Đếm số lượng các đoạn Okazaki của DNA khi nhân đôi.</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Dùng các nucleotide đánh dấu phóng xạ theo dõi kết quả nhân đôi DNA.</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Để xác định được DNA được nhân đôi theo nguyên tắc nào, người ta dùng phương pháp đánh dấu phóng xạ trên các nucleotide và theo dõi kết quả nhân đôi DNA.</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32. </w:t>
      </w:r>
      <w:r>
        <w:rPr>
          <w:rFonts w:ascii="Cambria" w:eastAsia="Cambria" w:hAnsi="Cambria" w:cs="Cambria"/>
          <w:color w:val="000000"/>
          <w:sz w:val="26"/>
          <w:szCs w:val="26"/>
        </w:rPr>
        <w:t>Hình bên mô tả cơ chế nhân đôi DNA, cách chú thích các vị trí a, b, c, d nào dưới đây là đúng?</w:t>
      </w:r>
    </w:p>
    <w:p w:rsidR="00B2319B" w:rsidRDefault="002A7DC3">
      <w:pPr>
        <w:spacing w:after="0" w:line="288" w:lineRule="auto"/>
        <w:jc w:val="both"/>
        <w:rPr>
          <w:rFonts w:ascii="Cambria" w:eastAsia="Cambria" w:hAnsi="Cambria" w:cs="Cambria"/>
          <w:sz w:val="26"/>
          <w:szCs w:val="26"/>
        </w:rPr>
      </w:pPr>
      <w:r>
        <w:rPr>
          <w:noProof/>
        </w:rPr>
        <w:drawing>
          <wp:anchor distT="0" distB="0" distL="114300" distR="114300" simplePos="0" relativeHeight="251662336" behindDoc="0" locked="0" layoutInCell="1" hidden="0" allowOverlap="1">
            <wp:simplePos x="0" y="0"/>
            <wp:positionH relativeFrom="column">
              <wp:posOffset>3414</wp:posOffset>
            </wp:positionH>
            <wp:positionV relativeFrom="paragraph">
              <wp:posOffset>416</wp:posOffset>
            </wp:positionV>
            <wp:extent cx="1631483" cy="1310185"/>
            <wp:effectExtent l="0" t="0" r="0" b="0"/>
            <wp:wrapSquare wrapText="bothSides" distT="0" distB="0" distL="114300" distR="114300"/>
            <wp:docPr id="1774990675" name="image23.png" descr="https://images.tuyensinh247.com/picture/images_question/1625213005-vvzi.jpg"/>
            <wp:cNvGraphicFramePr/>
            <a:graphic xmlns:a="http://schemas.openxmlformats.org/drawingml/2006/main">
              <a:graphicData uri="http://schemas.openxmlformats.org/drawingml/2006/picture">
                <pic:pic xmlns:pic="http://schemas.openxmlformats.org/drawingml/2006/picture">
                  <pic:nvPicPr>
                    <pic:cNvPr id="0" name="image23.png" descr="https://images.tuyensinh247.com/picture/images_question/1625213005-vvzi.jpg"/>
                    <pic:cNvPicPr preferRelativeResize="0"/>
                  </pic:nvPicPr>
                  <pic:blipFill>
                    <a:blip r:embed="rId27"/>
                    <a:srcRect/>
                    <a:stretch>
                      <a:fillRect/>
                    </a:stretch>
                  </pic:blipFill>
                  <pic:spPr>
                    <a:xfrm>
                      <a:off x="0" y="0"/>
                      <a:ext cx="1631483" cy="1310185"/>
                    </a:xfrm>
                    <a:prstGeom prst="rect">
                      <a:avLst/>
                    </a:prstGeom>
                    <a:ln/>
                  </pic:spPr>
                </pic:pic>
              </a:graphicData>
            </a:graphic>
          </wp:anchor>
        </w:drawing>
      </w:r>
    </w:p>
    <w:p w:rsidR="00B2319B" w:rsidRDefault="002A7DC3">
      <w:pPr>
        <w:spacing w:after="0" w:line="288" w:lineRule="auto"/>
        <w:ind w:firstLine="720"/>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a-3’; b-5’; c-3’; d-5’.</w:t>
      </w:r>
      <w:r>
        <w:rPr>
          <w:rFonts w:ascii="Cambria" w:eastAsia="Cambria" w:hAnsi="Cambria" w:cs="Cambria"/>
          <w:sz w:val="26"/>
          <w:szCs w:val="26"/>
        </w:rPr>
        <w:tab/>
      </w:r>
    </w:p>
    <w:p w:rsidR="00B2319B" w:rsidRDefault="002A7DC3">
      <w:pPr>
        <w:spacing w:after="0" w:line="288" w:lineRule="auto"/>
        <w:ind w:firstLine="720"/>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a-5’; b-5’; c-3’; d-3’.</w:t>
      </w:r>
      <w:r>
        <w:rPr>
          <w:rFonts w:ascii="Cambria" w:eastAsia="Cambria" w:hAnsi="Cambria" w:cs="Cambria"/>
          <w:sz w:val="26"/>
          <w:szCs w:val="26"/>
        </w:rPr>
        <w:tab/>
      </w:r>
    </w:p>
    <w:p w:rsidR="00B2319B" w:rsidRDefault="002A7DC3">
      <w:pPr>
        <w:spacing w:after="0" w:line="288" w:lineRule="auto"/>
        <w:ind w:firstLine="720"/>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a-3’; b-5’; c-5’; d-3’.</w:t>
      </w:r>
      <w:r>
        <w:rPr>
          <w:rFonts w:ascii="Cambria" w:eastAsia="Cambria" w:hAnsi="Cambria" w:cs="Cambria"/>
          <w:sz w:val="26"/>
          <w:szCs w:val="26"/>
        </w:rPr>
        <w:tab/>
      </w:r>
    </w:p>
    <w:p w:rsidR="00B2319B" w:rsidRDefault="002A7DC3">
      <w:pPr>
        <w:spacing w:after="0" w:line="288" w:lineRule="auto"/>
        <w:ind w:firstLine="720"/>
        <w:jc w:val="both"/>
        <w:rPr>
          <w:rFonts w:ascii="Cambria" w:eastAsia="Cambria" w:hAnsi="Cambria" w:cs="Cambria"/>
          <w:sz w:val="26"/>
          <w:szCs w:val="26"/>
        </w:rPr>
      </w:pP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a-5’; b-3’; c-3’; d-5’.</w:t>
      </w:r>
    </w:p>
    <w:p w:rsidR="00B2319B" w:rsidRDefault="00B2319B">
      <w:pPr>
        <w:spacing w:after="0" w:line="288" w:lineRule="auto"/>
        <w:jc w:val="both"/>
        <w:rPr>
          <w:rFonts w:ascii="Cambria" w:eastAsia="Cambria" w:hAnsi="Cambria" w:cs="Cambria"/>
          <w:b/>
          <w:color w:val="000000"/>
          <w:sz w:val="26"/>
          <w:szCs w:val="26"/>
        </w:rPr>
      </w:pP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Mạch khuôn b – a được tổng hợp liên tục nên có chiều 5’→ 3’.</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Mạch khuôn d – c được tổng hợp gián đoạn nên có chiều 3’→ 5’</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Vậy: a-5’; b-3’; c-3’; d-5’.</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Câu 33.</w:t>
      </w:r>
      <w:r>
        <w:rPr>
          <w:rFonts w:ascii="Cambria" w:eastAsia="Cambria" w:hAnsi="Cambria" w:cs="Cambria"/>
          <w:color w:val="000000"/>
          <w:sz w:val="26"/>
          <w:szCs w:val="26"/>
        </w:rPr>
        <w:t xml:space="preserve"> Đây là quá trình gì?</w:t>
      </w:r>
    </w:p>
    <w:p w:rsidR="00B2319B" w:rsidRDefault="002A7DC3">
      <w:pPr>
        <w:spacing w:after="0" w:line="288" w:lineRule="auto"/>
        <w:jc w:val="center"/>
        <w:rPr>
          <w:rFonts w:ascii="Cambria" w:eastAsia="Cambria" w:hAnsi="Cambria" w:cs="Cambria"/>
          <w:sz w:val="26"/>
          <w:szCs w:val="26"/>
        </w:rPr>
      </w:pPr>
      <w:r>
        <w:rPr>
          <w:rFonts w:ascii="Cambria" w:eastAsia="Cambria" w:hAnsi="Cambria" w:cs="Cambria"/>
          <w:noProof/>
          <w:sz w:val="26"/>
          <w:szCs w:val="26"/>
        </w:rPr>
        <w:drawing>
          <wp:inline distT="0" distB="0" distL="0" distR="0">
            <wp:extent cx="3748903" cy="1722653"/>
            <wp:effectExtent l="0" t="0" r="0" b="0"/>
            <wp:docPr id="177499067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3748903" cy="1722653"/>
                    </a:xfrm>
                    <a:prstGeom prst="rect">
                      <a:avLst/>
                    </a:prstGeom>
                    <a:ln/>
                  </pic:spPr>
                </pic:pic>
              </a:graphicData>
            </a:graphic>
          </wp:inline>
        </w:drawing>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Phiên mã</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Dịch mã</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Nhân đôi DNA</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Nguyên phân</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lastRenderedPageBreak/>
        <w:t>Đây là quá trình nhân đôi DNA</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 xml:space="preserve">Câu 34. </w:t>
      </w:r>
      <w:r>
        <w:rPr>
          <w:rFonts w:ascii="Cambria" w:eastAsia="Cambria" w:hAnsi="Cambria" w:cs="Cambria"/>
          <w:color w:val="000000"/>
          <w:sz w:val="26"/>
          <w:szCs w:val="26"/>
        </w:rPr>
        <w:t>Trong quá trình nhân đôi DNA, nucleotide loại A trên mạch khuôn liên kết với loại nucleotide nào ở môi trường nội bào?</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U</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T</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G</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C</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highlight w:val="white"/>
        </w:rPr>
        <w:t>Trong quá trình nhân đôi DNA, nucleotide loại A trên mạch khuôn liên kết với nucleotide loại T bằng 2 liên kết hidro.</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B</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000000"/>
          <w:sz w:val="26"/>
          <w:szCs w:val="26"/>
        </w:rPr>
        <w:t xml:space="preserve">Câu 35. </w:t>
      </w:r>
      <w:r>
        <w:rPr>
          <w:rFonts w:ascii="Cambria" w:eastAsia="Cambria" w:hAnsi="Cambria" w:cs="Cambria"/>
          <w:color w:val="000000"/>
          <w:sz w:val="26"/>
          <w:szCs w:val="26"/>
        </w:rPr>
        <w:t>Gene D ở sinh vật nhân sơ có 1500 cặp nucleotide và số nucleotide loại A chiếm 15% tổng số nucleotide của gene. Trên mạch 1 của gene có 150 số nucleotide loại T và có 450 số nucleotide G. Kết luận nào sau đây đúng khi nói về gene D?</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 xml:space="preserve">Trên mạch 1 của gene D có </w:t>
      </w:r>
      <m:oMath>
        <m:f>
          <m:fPr>
            <m:ctrlPr>
              <w:rPr>
                <w:rFonts w:ascii="Cambria Math" w:eastAsia="Cambria Math" w:hAnsi="Cambria Math" w:cs="Cambria Math"/>
                <w:sz w:val="26"/>
                <w:szCs w:val="26"/>
              </w:rPr>
            </m:ctrlPr>
          </m:fPr>
          <m:num>
            <m:r>
              <w:rPr>
                <w:rFonts w:ascii="Cambria Math" w:eastAsia="Cambria Math" w:hAnsi="Cambria Math" w:cs="Cambria Math"/>
                <w:sz w:val="26"/>
                <w:szCs w:val="26"/>
              </w:rPr>
              <m:t>G</m:t>
            </m:r>
          </m:num>
          <m:den>
            <m:r>
              <w:rPr>
                <w:rFonts w:ascii="Cambria Math" w:eastAsia="Cambria Math" w:hAnsi="Cambria Math" w:cs="Cambria Math"/>
                <w:sz w:val="26"/>
                <w:szCs w:val="26"/>
              </w:rPr>
              <m:t>C</m:t>
            </m:r>
          </m:den>
        </m:f>
      </m:oMath>
      <w:r>
        <w:rPr>
          <w:rFonts w:ascii="Cambria" w:eastAsia="Cambria" w:hAnsi="Cambria" w:cs="Cambria"/>
          <w:color w:val="000000"/>
          <w:sz w:val="26"/>
          <w:szCs w:val="26"/>
        </w:rPr>
        <w:t> =</w:t>
      </w:r>
      <m:oMath>
        <m:f>
          <m:fPr>
            <m:ctrlPr>
              <w:rPr>
                <w:rFonts w:ascii="Cambria Math" w:eastAsia="Cambria Math" w:hAnsi="Cambria Math" w:cs="Cambria Math"/>
                <w:sz w:val="26"/>
                <w:szCs w:val="26"/>
              </w:rPr>
            </m:ctrlPr>
          </m:fPr>
          <m:num>
            <m:r>
              <w:rPr>
                <w:rFonts w:ascii="Cambria Math" w:eastAsia="Cambria Math" w:hAnsi="Cambria Math" w:cs="Cambria Math"/>
                <w:sz w:val="26"/>
                <w:szCs w:val="26"/>
              </w:rPr>
              <m:t>2</m:t>
            </m:r>
          </m:num>
          <m:den>
            <m:r>
              <w:rPr>
                <w:rFonts w:ascii="Cambria Math" w:eastAsia="Cambria Math" w:hAnsi="Cambria Math" w:cs="Cambria Math"/>
                <w:sz w:val="26"/>
                <w:szCs w:val="26"/>
              </w:rPr>
              <m:t>3</m:t>
            </m:r>
          </m:den>
        </m:f>
      </m:oMath>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Số liên kết hydrogen của gene D là 3450.</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w:t>
      </w:r>
      <w:r>
        <w:rPr>
          <w:rFonts w:ascii="Cambria" w:eastAsia="Cambria" w:hAnsi="Cambria" w:cs="Cambria"/>
          <w:color w:val="000000"/>
          <w:sz w:val="26"/>
          <w:szCs w:val="26"/>
        </w:rPr>
        <w:t>Trên mạch 2 của gene D có T = 2A.</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b/>
          <w:sz w:val="26"/>
          <w:szCs w:val="26"/>
        </w:rPr>
        <w:t>D.</w:t>
      </w:r>
      <w:r>
        <w:rPr>
          <w:rFonts w:ascii="Cambria" w:eastAsia="Cambria" w:hAnsi="Cambria" w:cs="Cambria"/>
          <w:sz w:val="26"/>
          <w:szCs w:val="26"/>
        </w:rPr>
        <w:t xml:space="preserve"> </w:t>
      </w:r>
      <w:r>
        <w:rPr>
          <w:rFonts w:ascii="Cambria" w:eastAsia="Cambria" w:hAnsi="Cambria" w:cs="Cambria"/>
          <w:color w:val="000000"/>
          <w:sz w:val="26"/>
          <w:szCs w:val="26"/>
        </w:rPr>
        <w:t>Gene D có chiều dài 5100 nm.</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N = 1500 ×2= 3000 nucleotide</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A=T=15%; G=X=35%</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Ta có A =T=</w:t>
      </w:r>
      <w:proofErr w:type="gramStart"/>
      <w:r>
        <w:rPr>
          <w:rFonts w:ascii="Cambria" w:eastAsia="Cambria" w:hAnsi="Cambria" w:cs="Cambria"/>
          <w:color w:val="C00000"/>
          <w:sz w:val="26"/>
          <w:szCs w:val="26"/>
        </w:rPr>
        <w:t>450 ;</w:t>
      </w:r>
      <w:proofErr w:type="gramEnd"/>
      <w:r>
        <w:rPr>
          <w:rFonts w:ascii="Cambria" w:eastAsia="Cambria" w:hAnsi="Cambria" w:cs="Cambria"/>
          <w:color w:val="C00000"/>
          <w:sz w:val="26"/>
          <w:szCs w:val="26"/>
        </w:rPr>
        <w:t xml:space="preserve"> G = X =1050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Mạch 1 có: T</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150; A</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xml:space="preserve"> = 450 – 150 = </w:t>
      </w:r>
      <w:proofErr w:type="gramStart"/>
      <w:r>
        <w:rPr>
          <w:rFonts w:ascii="Cambria" w:eastAsia="Cambria" w:hAnsi="Cambria" w:cs="Cambria"/>
          <w:color w:val="C00000"/>
          <w:sz w:val="26"/>
          <w:szCs w:val="26"/>
        </w:rPr>
        <w:t>300 ;</w:t>
      </w:r>
      <w:proofErr w:type="gramEnd"/>
      <w:r>
        <w:rPr>
          <w:rFonts w:ascii="Cambria" w:eastAsia="Cambria" w:hAnsi="Cambria" w:cs="Cambria"/>
          <w:color w:val="C00000"/>
          <w:sz w:val="26"/>
          <w:szCs w:val="26"/>
        </w:rPr>
        <w:t xml:space="preserve"> G</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450 ; X</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1050 - 450 =600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Mạch </w:t>
      </w:r>
      <w:proofErr w:type="gramStart"/>
      <w:r>
        <w:rPr>
          <w:rFonts w:ascii="Cambria" w:eastAsia="Cambria" w:hAnsi="Cambria" w:cs="Cambria"/>
          <w:color w:val="C00000"/>
          <w:sz w:val="26"/>
          <w:szCs w:val="26"/>
        </w:rPr>
        <w:t>2 :</w:t>
      </w:r>
      <w:proofErr w:type="gramEnd"/>
      <w:r>
        <w:rPr>
          <w:rFonts w:ascii="Cambria" w:eastAsia="Cambria" w:hAnsi="Cambria" w:cs="Cambria"/>
          <w:color w:val="C00000"/>
          <w:sz w:val="26"/>
          <w:szCs w:val="26"/>
        </w:rPr>
        <w:t xml:space="preserve"> A</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150 ; T</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A</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300 ; G</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=X</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600 ; X</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G</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450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Xét các phát </w:t>
      </w:r>
      <w:proofErr w:type="gramStart"/>
      <w:r>
        <w:rPr>
          <w:rFonts w:ascii="Cambria" w:eastAsia="Cambria" w:hAnsi="Cambria" w:cs="Cambria"/>
          <w:color w:val="C00000"/>
          <w:sz w:val="26"/>
          <w:szCs w:val="26"/>
        </w:rPr>
        <w:t>biểu :</w:t>
      </w:r>
      <w:proofErr w:type="gramEnd"/>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A sai: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G1</m:t>
            </m:r>
          </m:num>
          <m:den>
            <m:r>
              <w:rPr>
                <w:rFonts w:ascii="Cambria Math" w:eastAsia="Cambria Math" w:hAnsi="Cambria Math" w:cs="Cambria Math"/>
                <w:color w:val="C00000"/>
                <w:sz w:val="26"/>
                <w:szCs w:val="26"/>
              </w:rPr>
              <m:t>C1</m:t>
            </m:r>
          </m:den>
        </m:f>
      </m:oMath>
      <w:r>
        <w:rPr>
          <w:rFonts w:ascii="Cambria" w:eastAsia="Cambria" w:hAnsi="Cambria" w:cs="Cambria"/>
          <w:color w:val="C00000"/>
          <w:sz w:val="26"/>
          <w:szCs w:val="26"/>
        </w:rPr>
        <w:t xml:space="preserve"> =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450</m:t>
            </m:r>
          </m:num>
          <m:den>
            <m:r>
              <w:rPr>
                <w:rFonts w:ascii="Cambria Math" w:eastAsia="Cambria Math" w:hAnsi="Cambria Math" w:cs="Cambria Math"/>
                <w:color w:val="C00000"/>
                <w:sz w:val="26"/>
                <w:szCs w:val="26"/>
              </w:rPr>
              <m:t>600</m:t>
            </m:r>
          </m:den>
        </m:f>
      </m:oMath>
      <w:r>
        <w:rPr>
          <w:rFonts w:ascii="Cambria" w:eastAsia="Cambria" w:hAnsi="Cambria" w:cs="Cambria"/>
          <w:color w:val="C00000"/>
          <w:sz w:val="26"/>
          <w:szCs w:val="26"/>
        </w:rPr>
        <w:t xml:space="preserve"> =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3</m:t>
            </m:r>
          </m:num>
          <m:den>
            <m:r>
              <w:rPr>
                <w:rFonts w:ascii="Cambria Math" w:eastAsia="Cambria Math" w:hAnsi="Cambria Math" w:cs="Cambria Math"/>
                <w:color w:val="C00000"/>
                <w:sz w:val="26"/>
                <w:szCs w:val="26"/>
              </w:rPr>
              <m:t>4</m:t>
            </m:r>
          </m:den>
        </m:f>
      </m:oMath>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B sai, </w:t>
      </w:r>
      <w:r>
        <w:rPr>
          <w:rFonts w:ascii="Cambria" w:eastAsia="Cambria" w:hAnsi="Cambria" w:cs="Cambria"/>
          <w:color w:val="C00000"/>
          <w:sz w:val="26"/>
          <w:szCs w:val="26"/>
        </w:rPr>
        <w:t>H</w:t>
      </w:r>
      <w:r>
        <w:rPr>
          <w:rFonts w:ascii="Cambria" w:eastAsia="Cambria" w:hAnsi="Cambria" w:cs="Cambria"/>
          <w:color w:val="C00000"/>
          <w:sz w:val="26"/>
          <w:szCs w:val="26"/>
          <w:vertAlign w:val="subscript"/>
        </w:rPr>
        <w:t>D</w:t>
      </w:r>
      <w:r>
        <w:rPr>
          <w:rFonts w:ascii="Cambria" w:eastAsia="Cambria" w:hAnsi="Cambria" w:cs="Cambria"/>
          <w:color w:val="C00000"/>
          <w:sz w:val="26"/>
          <w:szCs w:val="26"/>
        </w:rPr>
        <w:t> = 2A+3G=4050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C đúng, </w:t>
      </w:r>
      <w:r>
        <w:rPr>
          <w:rFonts w:ascii="Cambria" w:eastAsia="Cambria" w:hAnsi="Cambria" w:cs="Cambria"/>
          <w:color w:val="C00000"/>
          <w:sz w:val="26"/>
          <w:szCs w:val="26"/>
        </w:rPr>
        <w:t>T</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300= 2A</w:t>
      </w:r>
      <w:r>
        <w:rPr>
          <w:rFonts w:ascii="Cambria" w:eastAsia="Cambria" w:hAnsi="Cambria" w:cs="Cambria"/>
          <w:color w:val="C00000"/>
          <w:sz w:val="26"/>
          <w:szCs w:val="26"/>
          <w:vertAlign w:val="subscript"/>
        </w:rPr>
        <w:t>2</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D sai,</w:t>
      </w:r>
      <w:r>
        <w:rPr>
          <w:rFonts w:ascii="Cambria" w:eastAsia="Cambria" w:hAnsi="Cambria" w:cs="Cambria"/>
          <w:color w:val="C00000"/>
          <w:sz w:val="26"/>
          <w:szCs w:val="26"/>
        </w:rPr>
        <w:t> chiều dài của gene: 5100μm=510nm</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b/>
          <w:color w:val="C00000"/>
          <w:sz w:val="26"/>
          <w:szCs w:val="26"/>
        </w:rPr>
        <w:t>Đáp án cần chọn là: C</w:t>
      </w:r>
    </w:p>
    <w:p w:rsidR="00B2319B" w:rsidRDefault="002A7DC3">
      <w:pPr>
        <w:spacing w:after="0" w:line="288" w:lineRule="auto"/>
        <w:jc w:val="both"/>
        <w:rPr>
          <w:rFonts w:ascii="Cambria" w:eastAsia="Cambria" w:hAnsi="Cambria" w:cs="Cambria"/>
          <w:b/>
          <w:sz w:val="26"/>
          <w:szCs w:val="26"/>
        </w:rPr>
      </w:pPr>
      <w:bookmarkStart w:id="3" w:name="_heading=h.1fob9te" w:colFirst="0" w:colLast="0"/>
      <w:bookmarkEnd w:id="3"/>
      <w:r>
        <w:rPr>
          <w:rFonts w:ascii="Cambria" w:eastAsia="Cambria" w:hAnsi="Cambria" w:cs="Cambria"/>
          <w:b/>
          <w:color w:val="00B050"/>
          <w:sz w:val="26"/>
          <w:szCs w:val="26"/>
          <w:u w:val="single"/>
        </w:rPr>
        <w:t>PHẦN 2</w:t>
      </w:r>
      <w:r>
        <w:rPr>
          <w:rFonts w:ascii="Cambria" w:eastAsia="Cambria" w:hAnsi="Cambria" w:cs="Cambria"/>
          <w:b/>
          <w:color w:val="00B050"/>
          <w:sz w:val="26"/>
          <w:szCs w:val="26"/>
        </w:rPr>
        <w:t xml:space="preserve">. TRẮC NGHIỆM ĐÚNG SAI </w:t>
      </w:r>
      <w:r>
        <w:rPr>
          <w:rFonts w:ascii="Cambria" w:eastAsia="Cambria" w:hAnsi="Cambria" w:cs="Cambria"/>
          <w:b/>
          <w:i/>
          <w:sz w:val="26"/>
          <w:szCs w:val="26"/>
        </w:rPr>
        <w:t>(… câu, học sinh trả lời từ câu 1 đến câu ... Trong mỗi ý a, b, c, d ở mỗi câu, học sinh chọn đúng hoặc sai).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Câu 1.</w:t>
      </w:r>
      <w:r>
        <w:rPr>
          <w:rFonts w:ascii="Cambria" w:eastAsia="Cambria" w:hAnsi="Cambria" w:cs="Cambria"/>
          <w:b/>
          <w:color w:val="0000FF"/>
          <w:sz w:val="26"/>
          <w:szCs w:val="26"/>
        </w:rPr>
        <w:t xml:space="preserve"> </w:t>
      </w:r>
      <w:r>
        <w:rPr>
          <w:rFonts w:ascii="Cambria" w:eastAsia="Cambria" w:hAnsi="Cambria" w:cs="Cambria"/>
          <w:sz w:val="26"/>
          <w:szCs w:val="26"/>
        </w:rPr>
        <w:t>Hình bên dưới mô tả cấu trúc hóa học của DNA. Các nhận dưới đây là đúng hay sai?</w:t>
      </w:r>
    </w:p>
    <w:p w:rsidR="00B2319B" w:rsidRDefault="002A7DC3">
      <w:pPr>
        <w:spacing w:after="0" w:line="288" w:lineRule="auto"/>
        <w:jc w:val="center"/>
        <w:rPr>
          <w:rFonts w:ascii="Cambria" w:eastAsia="Cambria" w:hAnsi="Cambria" w:cs="Cambria"/>
          <w:b/>
          <w:sz w:val="26"/>
          <w:szCs w:val="26"/>
        </w:rPr>
      </w:pPr>
      <w:r>
        <w:rPr>
          <w:rFonts w:ascii="Cambria" w:eastAsia="Cambria" w:hAnsi="Cambria" w:cs="Cambria"/>
          <w:b/>
          <w:noProof/>
          <w:color w:val="0000FF"/>
          <w:sz w:val="26"/>
          <w:szCs w:val="26"/>
        </w:rPr>
        <w:drawing>
          <wp:inline distT="0" distB="0" distL="0" distR="0">
            <wp:extent cx="1988754" cy="1985436"/>
            <wp:effectExtent l="0" t="0" r="0" b="0"/>
            <wp:docPr id="177499067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1988754" cy="1985436"/>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lastRenderedPageBreak/>
        <w:t>a)</w:t>
      </w:r>
      <w:r>
        <w:rPr>
          <w:rFonts w:ascii="Cambria" w:eastAsia="Cambria" w:hAnsi="Cambria" w:cs="Cambria"/>
          <w:sz w:val="26"/>
          <w:szCs w:val="26"/>
        </w:rPr>
        <w:t xml:space="preserve"> Ở hầu hết sinh vật, DNA là vật chất di truyền, mỗi phân tử DNA được cấu trúc gồm 2 chuỗi polynucleotide</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t>b)</w:t>
      </w:r>
      <w:r>
        <w:rPr>
          <w:rFonts w:ascii="Cambria" w:eastAsia="Cambria" w:hAnsi="Cambria" w:cs="Cambria"/>
          <w:sz w:val="26"/>
          <w:szCs w:val="26"/>
        </w:rPr>
        <w:t xml:space="preserve"> DNA cấu tạo theo nguyên tắc đa phân, đơn phân là các nucleotide.</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 xml:space="preserve">c) </w:t>
      </w:r>
      <w:r>
        <w:rPr>
          <w:rFonts w:ascii="Cambria" w:eastAsia="Cambria" w:hAnsi="Cambria" w:cs="Cambria"/>
          <w:sz w:val="26"/>
          <w:szCs w:val="26"/>
        </w:rPr>
        <w:t>Các</w:t>
      </w:r>
      <w:r>
        <w:rPr>
          <w:rFonts w:ascii="Cambria" w:eastAsia="Cambria" w:hAnsi="Cambria" w:cs="Cambria"/>
          <w:b/>
          <w:sz w:val="26"/>
          <w:szCs w:val="26"/>
        </w:rPr>
        <w:t xml:space="preserve"> </w:t>
      </w:r>
      <w:r>
        <w:rPr>
          <w:rFonts w:ascii="Cambria" w:eastAsia="Cambria" w:hAnsi="Cambria" w:cs="Cambria"/>
          <w:sz w:val="26"/>
          <w:szCs w:val="26"/>
        </w:rPr>
        <w:t>nucleotide trên hai mạch đơn của DNA liên kết với nhau bằng liên kết cộng hóa trị theo nguyên tắc bổ sung.</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u w:val="single"/>
        </w:rPr>
        <w:t>d)</w:t>
      </w:r>
      <w:r>
        <w:rPr>
          <w:rFonts w:ascii="Cambria" w:eastAsia="Cambria" w:hAnsi="Cambria" w:cs="Cambria"/>
          <w:b/>
          <w:color w:val="000000"/>
          <w:sz w:val="26"/>
          <w:szCs w:val="26"/>
        </w:rPr>
        <w:t xml:space="preserve"> </w:t>
      </w:r>
      <w:r>
        <w:rPr>
          <w:rFonts w:ascii="Cambria" w:eastAsia="Cambria" w:hAnsi="Cambria" w:cs="Cambria"/>
          <w:color w:val="000000"/>
          <w:sz w:val="26"/>
          <w:szCs w:val="26"/>
        </w:rPr>
        <w:t>Mỗi mạch polynucleotide luôn có số lượng A = T và G = C</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 sai. Các</w:t>
      </w:r>
      <w:r>
        <w:rPr>
          <w:rFonts w:ascii="Cambria" w:eastAsia="Cambria" w:hAnsi="Cambria" w:cs="Cambria"/>
          <w:b/>
          <w:color w:val="C00000"/>
          <w:sz w:val="26"/>
          <w:szCs w:val="26"/>
        </w:rPr>
        <w:t xml:space="preserve"> </w:t>
      </w:r>
      <w:r>
        <w:rPr>
          <w:rFonts w:ascii="Cambria" w:eastAsia="Cambria" w:hAnsi="Cambria" w:cs="Cambria"/>
          <w:color w:val="C00000"/>
          <w:sz w:val="26"/>
          <w:szCs w:val="26"/>
        </w:rPr>
        <w:t>nucleotide trên hai mạch đơn của DNA liên kết với nhau bằng liên kết hydrogene theo nguyên tắc bổ sung.</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Câu 2.</w:t>
      </w:r>
      <w:r>
        <w:rPr>
          <w:rFonts w:ascii="Cambria" w:eastAsia="Cambria" w:hAnsi="Cambria" w:cs="Cambria"/>
          <w:b/>
          <w:color w:val="0000FF"/>
          <w:sz w:val="26"/>
          <w:szCs w:val="26"/>
        </w:rPr>
        <w:t xml:space="preserve"> </w:t>
      </w:r>
      <w:r>
        <w:rPr>
          <w:rFonts w:ascii="Cambria" w:eastAsia="Cambria" w:hAnsi="Cambria" w:cs="Cambria"/>
          <w:sz w:val="26"/>
          <w:szCs w:val="26"/>
        </w:rPr>
        <w:t>Dưới đây là sơ đồ khái quát cấu trúc một genee ở sinh vật nhân sơ (a) và sinh vật nhân thực (b). Các nhận định sau đây là đúng hay sai?</w:t>
      </w:r>
    </w:p>
    <w:p w:rsidR="00B2319B" w:rsidRDefault="002A7DC3">
      <w:pPr>
        <w:spacing w:after="0" w:line="288" w:lineRule="auto"/>
        <w:jc w:val="center"/>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extent cx="3800642" cy="2042500"/>
            <wp:effectExtent l="0" t="0" r="0" b="0"/>
            <wp:docPr id="177499067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
                    <a:srcRect/>
                    <a:stretch>
                      <a:fillRect/>
                    </a:stretch>
                  </pic:blipFill>
                  <pic:spPr>
                    <a:xfrm>
                      <a:off x="0" y="0"/>
                      <a:ext cx="3800642" cy="2042500"/>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t>a)</w:t>
      </w:r>
      <w:r>
        <w:rPr>
          <w:rFonts w:ascii="Cambria" w:eastAsia="Cambria" w:hAnsi="Cambria" w:cs="Cambria"/>
          <w:sz w:val="26"/>
          <w:szCs w:val="26"/>
        </w:rPr>
        <w:t xml:space="preserve"> Một genee có cấu trúc gồm vùng điều hòa, vùng mã hóa và vùng kết thúc.</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t>b)</w:t>
      </w:r>
      <w:r>
        <w:rPr>
          <w:rFonts w:ascii="Cambria" w:eastAsia="Cambria" w:hAnsi="Cambria" w:cs="Cambria"/>
          <w:sz w:val="26"/>
          <w:szCs w:val="26"/>
        </w:rPr>
        <w:t xml:space="preserve"> Dựa vào cấu trúc vùng mã hóa, các genee được chia thành genee không phân mảnh và genee phân mảnh.</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u w:val="single"/>
        </w:rPr>
        <w:t>c)</w:t>
      </w:r>
      <w:r>
        <w:rPr>
          <w:rFonts w:ascii="Cambria" w:eastAsia="Cambria" w:hAnsi="Cambria" w:cs="Cambria"/>
          <w:b/>
          <w:sz w:val="26"/>
          <w:szCs w:val="26"/>
        </w:rPr>
        <w:t xml:space="preserve"> </w:t>
      </w:r>
      <w:r>
        <w:rPr>
          <w:rFonts w:ascii="Cambria" w:eastAsia="Cambria" w:hAnsi="Cambria" w:cs="Cambria"/>
          <w:color w:val="000000"/>
          <w:sz w:val="26"/>
          <w:szCs w:val="26"/>
        </w:rPr>
        <w:t>Genee phân mảnh là genee có vùng mã hóa gồm các trình tự được dịch mã (exon) xen kẽ các đoạn không được dịch mã (intron).</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u w:val="single"/>
        </w:rPr>
        <w:t>d)</w:t>
      </w:r>
      <w:r>
        <w:rPr>
          <w:rFonts w:ascii="Cambria" w:eastAsia="Cambria" w:hAnsi="Cambria" w:cs="Cambria"/>
          <w:b/>
          <w:color w:val="000000"/>
          <w:sz w:val="26"/>
          <w:szCs w:val="26"/>
        </w:rPr>
        <w:t xml:space="preserve"> </w:t>
      </w:r>
      <w:r>
        <w:rPr>
          <w:rFonts w:ascii="Cambria" w:eastAsia="Cambria" w:hAnsi="Cambria" w:cs="Cambria"/>
          <w:sz w:val="26"/>
          <w:szCs w:val="26"/>
        </w:rPr>
        <w:t>Genee phân mảnh có ở sinh vật nhân thực và một số ít vi sinh vật cổ</w:t>
      </w:r>
      <w:r>
        <w:rPr>
          <w:rFonts w:ascii="Cambria" w:eastAsia="Cambria" w:hAnsi="Cambria" w:cs="Cambria"/>
          <w:color w:val="000000"/>
          <w:sz w:val="26"/>
          <w:szCs w:val="26"/>
        </w:rPr>
        <w:t>.</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Câu 3.</w:t>
      </w:r>
      <w:r>
        <w:rPr>
          <w:rFonts w:ascii="Cambria" w:eastAsia="Cambria" w:hAnsi="Cambria" w:cs="Cambria"/>
          <w:b/>
          <w:color w:val="0000FF"/>
          <w:sz w:val="26"/>
          <w:szCs w:val="26"/>
        </w:rPr>
        <w:t xml:space="preserve"> </w:t>
      </w:r>
      <w:r>
        <w:rPr>
          <w:rFonts w:ascii="Cambria" w:eastAsia="Cambria" w:hAnsi="Cambria" w:cs="Cambria"/>
          <w:sz w:val="26"/>
          <w:szCs w:val="26"/>
        </w:rPr>
        <w:t>Dựa vào sơ đồ quá trình tái bản DNA dưới đây. Các nhận định sau là đúng hay sai?</w:t>
      </w:r>
    </w:p>
    <w:p w:rsidR="00B2319B" w:rsidRDefault="002A7DC3">
      <w:pPr>
        <w:spacing w:after="0" w:line="288" w:lineRule="auto"/>
        <w:jc w:val="center"/>
        <w:rPr>
          <w:rFonts w:ascii="Cambria" w:eastAsia="Cambria" w:hAnsi="Cambria" w:cs="Cambria"/>
          <w:sz w:val="26"/>
          <w:szCs w:val="26"/>
        </w:rPr>
      </w:pPr>
      <w:r>
        <w:rPr>
          <w:rFonts w:ascii="Cambria" w:eastAsia="Cambria" w:hAnsi="Cambria" w:cs="Cambria"/>
          <w:noProof/>
          <w:sz w:val="26"/>
          <w:szCs w:val="26"/>
        </w:rPr>
        <w:drawing>
          <wp:inline distT="0" distB="0" distL="0" distR="0">
            <wp:extent cx="1868787" cy="1973972"/>
            <wp:effectExtent l="0" t="0" r="0" b="0"/>
            <wp:docPr id="177499066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1868787" cy="1973972"/>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t>a)</w:t>
      </w:r>
      <w:r>
        <w:rPr>
          <w:rFonts w:ascii="Cambria" w:eastAsia="Cambria" w:hAnsi="Cambria" w:cs="Cambria"/>
          <w:sz w:val="26"/>
          <w:szCs w:val="26"/>
        </w:rPr>
        <w:t xml:space="preserve"> Các mạch mới được tổng hợp theo chiều 5' - 3' nhờ sự xúc tác của enzyme DNA polymerase.</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Một mạch được tổng hợp liên tục được gọi là mạch ra chậm.</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 xml:space="preserve">c) </w:t>
      </w:r>
      <w:r>
        <w:rPr>
          <w:rFonts w:ascii="Cambria" w:eastAsia="Cambria" w:hAnsi="Cambria" w:cs="Cambria"/>
          <w:sz w:val="26"/>
          <w:szCs w:val="26"/>
        </w:rPr>
        <w:t>Một mạch được tổng hợp gián đoạn tạo ra các phân đoạn Okazaki, sau đó enzyme DNA ligase xúc tác nối các phân đoạn này hình thành mạch dẫn đầu.</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u w:val="single"/>
        </w:rPr>
        <w:lastRenderedPageBreak/>
        <w:t>d)</w:t>
      </w:r>
      <w:r>
        <w:rPr>
          <w:rFonts w:ascii="Cambria" w:eastAsia="Cambria" w:hAnsi="Cambria" w:cs="Cambria"/>
          <w:b/>
          <w:color w:val="000000"/>
          <w:sz w:val="26"/>
          <w:szCs w:val="26"/>
        </w:rPr>
        <w:t xml:space="preserve"> </w:t>
      </w:r>
      <w:r>
        <w:rPr>
          <w:rFonts w:ascii="Cambria" w:eastAsia="Cambria" w:hAnsi="Cambria" w:cs="Cambria"/>
          <w:color w:val="000000"/>
          <w:sz w:val="26"/>
          <w:szCs w:val="26"/>
        </w:rPr>
        <w:t>Thực hiện theo</w:t>
      </w:r>
      <w:r>
        <w:rPr>
          <w:rFonts w:ascii="Cambria" w:eastAsia="Cambria" w:hAnsi="Cambria" w:cs="Cambria"/>
          <w:b/>
          <w:color w:val="000000"/>
          <w:sz w:val="26"/>
          <w:szCs w:val="26"/>
        </w:rPr>
        <w:t xml:space="preserve"> </w:t>
      </w:r>
      <w:r>
        <w:rPr>
          <w:rFonts w:ascii="Cambria" w:eastAsia="Cambria" w:hAnsi="Cambria" w:cs="Cambria"/>
          <w:sz w:val="26"/>
          <w:szCs w:val="26"/>
        </w:rPr>
        <w:t xml:space="preserve">nguyên tắc bán bảo toàn, đó là mỗi DNA con có một mạch từ DNA mẹ, một mạch mới tổng hợp. </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b) sai. Một mạch được tổng hợp liên tục được gọi là mạch dẫn đầu.</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 sai. Một mạch được tổng hợp gián đoạn tạo ra các phân đoạn Okazaki, sau đó enzyme DNA ligase xúc tác nối các phân đoạn này hình thành mạch ra chậm.</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Câu 4.</w:t>
      </w:r>
      <w:r>
        <w:rPr>
          <w:rFonts w:ascii="Cambria" w:eastAsia="Cambria" w:hAnsi="Cambria" w:cs="Cambria"/>
          <w:sz w:val="26"/>
          <w:szCs w:val="26"/>
        </w:rPr>
        <w:t xml:space="preserve"> Khi nghiên cứu DNA của 4 chủng vi khuẩn thu được bảng sau:</w:t>
      </w:r>
    </w:p>
    <w:tbl>
      <w:tblPr>
        <w:tblStyle w:val="afd"/>
        <w:tblW w:w="72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9"/>
        <w:gridCol w:w="1521"/>
        <w:gridCol w:w="1516"/>
        <w:gridCol w:w="1653"/>
        <w:gridCol w:w="1444"/>
      </w:tblGrid>
      <w:tr w:rsidR="00B2319B" w:rsidTr="00B231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vMerge w:val="restart"/>
            <w:tcBorders>
              <w:top w:val="nil"/>
              <w:left w:val="nil"/>
              <w:bottom w:val="nil"/>
              <w:right w:val="nil"/>
            </w:tcBorders>
            <w:shd w:val="clear" w:color="auto" w:fill="auto"/>
            <w:vAlign w:val="center"/>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b w:val="0"/>
                <w:color w:val="000000"/>
                <w:sz w:val="26"/>
                <w:szCs w:val="26"/>
              </w:rPr>
              <w:t>Chủng</w:t>
            </w:r>
          </w:p>
        </w:tc>
        <w:tc>
          <w:tcPr>
            <w:tcW w:w="6134" w:type="dxa"/>
            <w:gridSpan w:val="4"/>
            <w:tcBorders>
              <w:top w:val="nil"/>
              <w:left w:val="nil"/>
              <w:bottom w:val="nil"/>
              <w:right w:val="nil"/>
            </w:tcBorders>
            <w:shd w:val="clear" w:color="auto" w:fill="auto"/>
            <w:vAlign w:val="center"/>
          </w:tcPr>
          <w:p w:rsidR="00B2319B" w:rsidRDefault="002A7DC3">
            <w:pPr>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w:eastAsia="Cambria" w:hAnsi="Cambria" w:cs="Cambria"/>
                <w:color w:val="C00000"/>
                <w:sz w:val="26"/>
                <w:szCs w:val="26"/>
              </w:rPr>
            </w:pPr>
            <w:r>
              <w:rPr>
                <w:rFonts w:ascii="Cambria" w:eastAsia="Cambria" w:hAnsi="Cambria" w:cs="Cambria"/>
                <w:b w:val="0"/>
                <w:color w:val="C00000"/>
                <w:sz w:val="26"/>
                <w:szCs w:val="26"/>
              </w:rPr>
              <w:t>Số lượng nitrogeneous base (đơn vị: nucleotide)</w:t>
            </w:r>
          </w:p>
        </w:tc>
      </w:tr>
      <w:tr w:rsidR="00B2319B" w:rsidTr="00B231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vMerge/>
            <w:tcBorders>
              <w:top w:val="nil"/>
              <w:left w:val="nil"/>
              <w:bottom w:val="nil"/>
              <w:right w:val="nil"/>
            </w:tcBorders>
            <w:shd w:val="clear" w:color="auto" w:fill="auto"/>
            <w:vAlign w:val="center"/>
          </w:tcPr>
          <w:p w:rsidR="00B2319B" w:rsidRDefault="00B2319B">
            <w:pPr>
              <w:widowControl w:val="0"/>
              <w:pBdr>
                <w:top w:val="nil"/>
                <w:left w:val="nil"/>
                <w:bottom w:val="nil"/>
                <w:right w:val="nil"/>
                <w:between w:val="nil"/>
              </w:pBdr>
              <w:spacing w:line="276" w:lineRule="auto"/>
              <w:rPr>
                <w:rFonts w:ascii="Cambria" w:eastAsia="Cambria" w:hAnsi="Cambria" w:cs="Cambria"/>
                <w:color w:val="C00000"/>
                <w:sz w:val="26"/>
                <w:szCs w:val="26"/>
              </w:rPr>
            </w:pPr>
          </w:p>
        </w:tc>
        <w:tc>
          <w:tcPr>
            <w:tcW w:w="1521" w:type="dxa"/>
            <w:tcBorders>
              <w:top w:val="nil"/>
              <w:left w:val="nil"/>
              <w:bottom w:val="nil"/>
              <w:right w:val="nil"/>
            </w:tcBorders>
            <w:shd w:val="clear" w:color="auto" w:fill="auto"/>
            <w:vAlign w:val="center"/>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b/>
                <w:color w:val="C00000"/>
                <w:sz w:val="26"/>
                <w:szCs w:val="26"/>
              </w:rPr>
            </w:pPr>
            <w:r>
              <w:rPr>
                <w:rFonts w:ascii="Cambria" w:eastAsia="Cambria" w:hAnsi="Cambria" w:cs="Cambria"/>
                <w:b/>
                <w:color w:val="C00000"/>
                <w:sz w:val="26"/>
                <w:szCs w:val="26"/>
              </w:rPr>
              <w:t>A</w:t>
            </w:r>
          </w:p>
        </w:tc>
        <w:tc>
          <w:tcPr>
            <w:tcW w:w="1516" w:type="dxa"/>
            <w:tcBorders>
              <w:top w:val="nil"/>
              <w:left w:val="nil"/>
              <w:bottom w:val="nil"/>
              <w:right w:val="nil"/>
            </w:tcBorders>
            <w:shd w:val="clear" w:color="auto" w:fill="auto"/>
            <w:vAlign w:val="center"/>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b/>
                <w:color w:val="C00000"/>
                <w:sz w:val="26"/>
                <w:szCs w:val="26"/>
              </w:rPr>
            </w:pPr>
            <w:r>
              <w:rPr>
                <w:rFonts w:ascii="Cambria" w:eastAsia="Cambria" w:hAnsi="Cambria" w:cs="Cambria"/>
                <w:b/>
                <w:color w:val="C00000"/>
                <w:sz w:val="26"/>
                <w:szCs w:val="26"/>
              </w:rPr>
              <w:t>T</w:t>
            </w:r>
          </w:p>
        </w:tc>
        <w:tc>
          <w:tcPr>
            <w:tcW w:w="1653" w:type="dxa"/>
            <w:tcBorders>
              <w:top w:val="nil"/>
              <w:left w:val="nil"/>
              <w:bottom w:val="nil"/>
              <w:right w:val="nil"/>
            </w:tcBorders>
            <w:shd w:val="clear" w:color="auto" w:fill="auto"/>
            <w:vAlign w:val="center"/>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b/>
                <w:color w:val="C00000"/>
                <w:sz w:val="26"/>
                <w:szCs w:val="26"/>
              </w:rPr>
            </w:pPr>
            <w:r>
              <w:rPr>
                <w:rFonts w:ascii="Cambria" w:eastAsia="Cambria" w:hAnsi="Cambria" w:cs="Cambria"/>
                <w:b/>
                <w:color w:val="C00000"/>
                <w:sz w:val="26"/>
                <w:szCs w:val="26"/>
              </w:rPr>
              <w:t>G</w:t>
            </w:r>
          </w:p>
        </w:tc>
        <w:tc>
          <w:tcPr>
            <w:tcW w:w="1444" w:type="dxa"/>
            <w:tcBorders>
              <w:top w:val="nil"/>
              <w:left w:val="nil"/>
              <w:bottom w:val="nil"/>
              <w:right w:val="nil"/>
            </w:tcBorders>
            <w:shd w:val="clear" w:color="auto" w:fill="auto"/>
            <w:vAlign w:val="center"/>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b/>
                <w:color w:val="C00000"/>
                <w:sz w:val="26"/>
                <w:szCs w:val="26"/>
              </w:rPr>
            </w:pPr>
            <w:r>
              <w:rPr>
                <w:rFonts w:ascii="Cambria" w:eastAsia="Cambria" w:hAnsi="Cambria" w:cs="Cambria"/>
                <w:b/>
                <w:color w:val="C00000"/>
                <w:sz w:val="26"/>
                <w:szCs w:val="26"/>
              </w:rPr>
              <w:t>C</w:t>
            </w:r>
          </w:p>
        </w:tc>
      </w:tr>
      <w:tr w:rsidR="00B2319B" w:rsidTr="00B231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tcBorders>
              <w:top w:val="nil"/>
              <w:left w:val="nil"/>
              <w:bottom w:val="nil"/>
              <w:right w:val="nil"/>
            </w:tcBorders>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b w:val="0"/>
                <w:color w:val="000000"/>
                <w:sz w:val="26"/>
                <w:szCs w:val="26"/>
              </w:rPr>
              <w:t>I</w:t>
            </w:r>
          </w:p>
        </w:tc>
        <w:tc>
          <w:tcPr>
            <w:tcW w:w="1521"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600</w:t>
            </w:r>
          </w:p>
        </w:tc>
        <w:tc>
          <w:tcPr>
            <w:tcW w:w="1516"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600</w:t>
            </w:r>
          </w:p>
        </w:tc>
        <w:tc>
          <w:tcPr>
            <w:tcW w:w="1653"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900</w:t>
            </w:r>
          </w:p>
        </w:tc>
        <w:tc>
          <w:tcPr>
            <w:tcW w:w="1444"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900</w:t>
            </w:r>
          </w:p>
        </w:tc>
      </w:tr>
      <w:tr w:rsidR="00B2319B" w:rsidTr="00B231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tcBorders>
              <w:top w:val="nil"/>
              <w:left w:val="nil"/>
              <w:bottom w:val="nil"/>
              <w:right w:val="nil"/>
            </w:tcBorders>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b w:val="0"/>
                <w:color w:val="000000"/>
                <w:sz w:val="26"/>
                <w:szCs w:val="26"/>
              </w:rPr>
              <w:t>II</w:t>
            </w:r>
          </w:p>
        </w:tc>
        <w:tc>
          <w:tcPr>
            <w:tcW w:w="1521"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900</w:t>
            </w:r>
          </w:p>
        </w:tc>
        <w:tc>
          <w:tcPr>
            <w:tcW w:w="1516"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900</w:t>
            </w:r>
          </w:p>
        </w:tc>
        <w:tc>
          <w:tcPr>
            <w:tcW w:w="1653"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600</w:t>
            </w:r>
          </w:p>
        </w:tc>
        <w:tc>
          <w:tcPr>
            <w:tcW w:w="1444"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600</w:t>
            </w:r>
          </w:p>
        </w:tc>
      </w:tr>
      <w:tr w:rsidR="00B2319B" w:rsidTr="00B231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tcBorders>
              <w:top w:val="nil"/>
              <w:left w:val="nil"/>
              <w:bottom w:val="nil"/>
              <w:right w:val="nil"/>
            </w:tcBorders>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b w:val="0"/>
                <w:color w:val="000000"/>
                <w:sz w:val="26"/>
                <w:szCs w:val="26"/>
              </w:rPr>
              <w:t>III</w:t>
            </w:r>
          </w:p>
        </w:tc>
        <w:tc>
          <w:tcPr>
            <w:tcW w:w="1521"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500</w:t>
            </w:r>
          </w:p>
        </w:tc>
        <w:tc>
          <w:tcPr>
            <w:tcW w:w="1516"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500</w:t>
            </w:r>
          </w:p>
        </w:tc>
        <w:tc>
          <w:tcPr>
            <w:tcW w:w="1653"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700</w:t>
            </w:r>
          </w:p>
        </w:tc>
        <w:tc>
          <w:tcPr>
            <w:tcW w:w="1444" w:type="dxa"/>
            <w:tcBorders>
              <w:top w:val="nil"/>
              <w:left w:val="nil"/>
              <w:bottom w:val="nil"/>
              <w:right w:val="nil"/>
            </w:tcBorders>
            <w:shd w:val="clear" w:color="auto" w:fill="auto"/>
          </w:tcPr>
          <w:p w:rsidR="00B2319B" w:rsidRDefault="002A7DC3">
            <w:pPr>
              <w:spacing w:line="288" w:lineRule="auto"/>
              <w:jc w:val="center"/>
              <w:cnfStyle w:val="000000010000" w:firstRow="0" w:lastRow="0" w:firstColumn="0" w:lastColumn="0" w:oddVBand="0" w:evenVBand="0" w:oddHBand="0" w:evenHBand="1"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700</w:t>
            </w:r>
          </w:p>
        </w:tc>
      </w:tr>
      <w:tr w:rsidR="00B2319B" w:rsidTr="00B231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tcBorders>
              <w:top w:val="nil"/>
              <w:left w:val="nil"/>
              <w:bottom w:val="nil"/>
              <w:right w:val="nil"/>
            </w:tcBorders>
            <w:shd w:val="clear" w:color="auto" w:fill="auto"/>
          </w:tcPr>
          <w:p w:rsidR="00B2319B" w:rsidRDefault="002A7DC3">
            <w:pPr>
              <w:spacing w:line="288" w:lineRule="auto"/>
              <w:jc w:val="center"/>
              <w:rPr>
                <w:rFonts w:ascii="Cambria" w:eastAsia="Cambria" w:hAnsi="Cambria" w:cs="Cambria"/>
                <w:color w:val="000000"/>
                <w:sz w:val="26"/>
                <w:szCs w:val="26"/>
              </w:rPr>
            </w:pPr>
            <w:r>
              <w:rPr>
                <w:rFonts w:ascii="Cambria" w:eastAsia="Cambria" w:hAnsi="Cambria" w:cs="Cambria"/>
                <w:b w:val="0"/>
                <w:color w:val="000000"/>
                <w:sz w:val="26"/>
                <w:szCs w:val="26"/>
              </w:rPr>
              <w:t>IV</w:t>
            </w:r>
          </w:p>
        </w:tc>
        <w:tc>
          <w:tcPr>
            <w:tcW w:w="1521"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700</w:t>
            </w:r>
          </w:p>
        </w:tc>
        <w:tc>
          <w:tcPr>
            <w:tcW w:w="1516"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700</w:t>
            </w:r>
          </w:p>
        </w:tc>
        <w:tc>
          <w:tcPr>
            <w:tcW w:w="1653"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800</w:t>
            </w:r>
          </w:p>
        </w:tc>
        <w:tc>
          <w:tcPr>
            <w:tcW w:w="1444" w:type="dxa"/>
            <w:tcBorders>
              <w:top w:val="nil"/>
              <w:left w:val="nil"/>
              <w:bottom w:val="nil"/>
              <w:right w:val="nil"/>
            </w:tcBorders>
            <w:shd w:val="clear" w:color="auto" w:fill="auto"/>
          </w:tcPr>
          <w:p w:rsidR="00B2319B" w:rsidRDefault="002A7DC3">
            <w:pPr>
              <w:spacing w:line="288" w:lineRule="auto"/>
              <w:jc w:val="center"/>
              <w:cnfStyle w:val="000000100000" w:firstRow="0" w:lastRow="0" w:firstColumn="0" w:lastColumn="0" w:oddVBand="0" w:evenVBand="0" w:oddHBand="1" w:evenHBand="0" w:firstRowFirstColumn="0" w:firstRowLastColumn="0" w:lastRowFirstColumn="0" w:lastRowLastColumn="0"/>
              <w:rPr>
                <w:rFonts w:ascii="Cambria" w:eastAsia="Cambria" w:hAnsi="Cambria" w:cs="Cambria"/>
                <w:color w:val="000000"/>
                <w:sz w:val="26"/>
                <w:szCs w:val="26"/>
              </w:rPr>
            </w:pPr>
            <w:r>
              <w:rPr>
                <w:rFonts w:ascii="Cambria" w:eastAsia="Cambria" w:hAnsi="Cambria" w:cs="Cambria"/>
                <w:color w:val="000000"/>
                <w:sz w:val="26"/>
                <w:szCs w:val="26"/>
              </w:rPr>
              <w:t>800</w:t>
            </w:r>
          </w:p>
        </w:tc>
      </w:tr>
    </w:tbl>
    <w:p w:rsidR="00B2319B" w:rsidRDefault="002A7DC3">
      <w:pPr>
        <w:spacing w:after="0" w:line="288" w:lineRule="auto"/>
        <w:jc w:val="both"/>
        <w:rPr>
          <w:rFonts w:ascii="Cambria" w:eastAsia="Cambria" w:hAnsi="Cambria" w:cs="Cambria"/>
          <w:sz w:val="26"/>
          <w:szCs w:val="26"/>
        </w:rPr>
      </w:pPr>
      <w:r>
        <w:rPr>
          <w:rFonts w:ascii="Cambria" w:eastAsia="Cambria" w:hAnsi="Cambria" w:cs="Cambria"/>
          <w:sz w:val="26"/>
          <w:szCs w:val="26"/>
        </w:rPr>
        <w:t>Dựa vào thông tin của bảng trên. Các nhận xét dưới đây là đúng hay sai?</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a)</w:t>
      </w:r>
      <w:r>
        <w:rPr>
          <w:rFonts w:ascii="Cambria" w:eastAsia="Cambria" w:hAnsi="Cambria" w:cs="Cambria"/>
          <w:sz w:val="26"/>
          <w:szCs w:val="26"/>
        </w:rPr>
        <w:t xml:space="preserve"> Tổng số nucleotide của chủng I nhiều hơn chủng II.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t>b)</w:t>
      </w:r>
      <w:r>
        <w:rPr>
          <w:rFonts w:ascii="Cambria" w:eastAsia="Cambria" w:hAnsi="Cambria" w:cs="Cambria"/>
          <w:sz w:val="26"/>
          <w:szCs w:val="26"/>
        </w:rPr>
        <w:t xml:space="preserve"> Chủng I và chủng IV có chiều dài phân tử bằng nhau.</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t>c)</w:t>
      </w:r>
      <w:r>
        <w:rPr>
          <w:rFonts w:ascii="Cambria" w:eastAsia="Cambria" w:hAnsi="Cambria" w:cs="Cambria"/>
          <w:b/>
          <w:sz w:val="26"/>
          <w:szCs w:val="26"/>
        </w:rPr>
        <w:t xml:space="preserve"> </w:t>
      </w:r>
      <w:r>
        <w:rPr>
          <w:rFonts w:ascii="Cambria" w:eastAsia="Cambria" w:hAnsi="Cambria" w:cs="Cambria"/>
          <w:sz w:val="26"/>
          <w:szCs w:val="26"/>
        </w:rPr>
        <w:t>Phân tử DNA của Chủng II có số liên kết hidrogene ít hơn phân tử DNA của chủng IV.</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d) </w:t>
      </w:r>
      <w:r>
        <w:rPr>
          <w:rFonts w:ascii="Cambria" w:eastAsia="Cambria" w:hAnsi="Cambria" w:cs="Cambria"/>
          <w:color w:val="000000"/>
          <w:sz w:val="26"/>
          <w:szCs w:val="26"/>
        </w:rPr>
        <w:t>Phân tử DNA của chủng IV có nhiệt độ nóng chảy cao nhất.</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sai. Tổng số nucleotide của chủng I bằng chủng II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 sai. Phân tử DNA của chủng I có nhiệt độ nóng chảy cao nhất.</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 xml:space="preserve">Câu 5. </w:t>
      </w:r>
      <w:r>
        <w:rPr>
          <w:rFonts w:ascii="Cambria" w:eastAsia="Cambria" w:hAnsi="Cambria" w:cs="Cambria"/>
          <w:color w:val="000000"/>
          <w:sz w:val="26"/>
          <w:szCs w:val="26"/>
        </w:rPr>
        <w:t>Khi phân tích % nucleotide của vật chất di truyền ở các loài sinh vật khác nhau người ta thu được bảng số liệu sau:</w:t>
      </w:r>
    </w:p>
    <w:tbl>
      <w:tblPr>
        <w:tblStyle w:val="afe"/>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8"/>
        <w:gridCol w:w="1558"/>
        <w:gridCol w:w="1558"/>
        <w:gridCol w:w="1558"/>
        <w:gridCol w:w="1559"/>
        <w:gridCol w:w="1559"/>
      </w:tblGrid>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Loài</w:t>
            </w:r>
          </w:p>
        </w:tc>
        <w:tc>
          <w:tcPr>
            <w:tcW w:w="155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A</w:t>
            </w:r>
          </w:p>
        </w:tc>
        <w:tc>
          <w:tcPr>
            <w:tcW w:w="155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G</w:t>
            </w:r>
          </w:p>
        </w:tc>
        <w:tc>
          <w:tcPr>
            <w:tcW w:w="155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T</w:t>
            </w:r>
          </w:p>
        </w:tc>
        <w:tc>
          <w:tcPr>
            <w:tcW w:w="1559"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C</w:t>
            </w:r>
          </w:p>
        </w:tc>
        <w:tc>
          <w:tcPr>
            <w:tcW w:w="1559"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U</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I</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0</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II</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0</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III</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0</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IV</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0</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r>
      <w:tr w:rsidR="00B2319B">
        <w:trPr>
          <w:jc w:val="center"/>
        </w:trPr>
        <w:tc>
          <w:tcPr>
            <w:tcW w:w="1558"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V</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c>
          <w:tcPr>
            <w:tcW w:w="155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0</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21</w:t>
            </w:r>
          </w:p>
        </w:tc>
        <w:tc>
          <w:tcPr>
            <w:tcW w:w="155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29</w:t>
            </w:r>
          </w:p>
        </w:tc>
      </w:tr>
    </w:tbl>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Dựa vào bảng số liệu trên, hãy cho biết các nhận định dưới đây là đúng hay sai?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a)</w:t>
      </w:r>
      <w:r>
        <w:rPr>
          <w:rFonts w:ascii="Cambria" w:eastAsia="Cambria" w:hAnsi="Cambria" w:cs="Cambria"/>
          <w:color w:val="000000"/>
          <w:sz w:val="26"/>
          <w:szCs w:val="26"/>
        </w:rPr>
        <w:t xml:space="preserve"> Vật chất di truyền ở loài III có cấu trúc DNA hai mạch vì A = T, G = C</w:t>
      </w:r>
      <w:r>
        <w:rPr>
          <w:rFonts w:ascii="Cambria" w:eastAsia="Cambria" w:hAnsi="Cambria" w:cs="Cambria"/>
          <w:b/>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u w:val="single"/>
        </w:rPr>
        <w:t>b)</w:t>
      </w:r>
      <w:r>
        <w:rPr>
          <w:rFonts w:ascii="Cambria" w:eastAsia="Cambria" w:hAnsi="Cambria" w:cs="Cambria"/>
          <w:color w:val="000000"/>
          <w:sz w:val="26"/>
          <w:szCs w:val="26"/>
        </w:rPr>
        <w:t xml:space="preserve"> Vật chất di truyền ở loài IV và loài V là RNA, nhưng ở loài IV RNA có 2 mạch, còn ở loài V RNA có 1 mạch.</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c)</w:t>
      </w:r>
      <w:r>
        <w:rPr>
          <w:rFonts w:ascii="Cambria" w:eastAsia="Cambria" w:hAnsi="Cambria" w:cs="Cambria"/>
          <w:color w:val="000000"/>
          <w:sz w:val="26"/>
          <w:szCs w:val="26"/>
        </w:rPr>
        <w:t xml:space="preserve"> Xét theo mức độ tiến hóa về vật chất di truyền thì loài I &gt;II &gt; III &gt; V</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u w:val="single"/>
        </w:rPr>
        <w:t>d)</w:t>
      </w:r>
      <w:r>
        <w:rPr>
          <w:rFonts w:ascii="Cambria" w:eastAsia="Cambria" w:hAnsi="Cambria" w:cs="Cambria"/>
          <w:color w:val="000000"/>
          <w:sz w:val="26"/>
          <w:szCs w:val="26"/>
        </w:rPr>
        <w:t xml:space="preserve"> Xét về tính bền của vật chất di truyền khi tăng dần nhiệt độ thì loài I&gt; II&gt; III</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sai. Loài III: A≠T, G≠ C</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b) đúng</w:t>
      </w:r>
      <w:r>
        <w:rPr>
          <w:rFonts w:ascii="Cambria" w:eastAsia="Cambria" w:hAnsi="Cambria" w:cs="Cambria"/>
          <w:b/>
          <w:color w:val="C00000"/>
          <w:sz w:val="26"/>
          <w:szCs w:val="26"/>
        </w:rPr>
        <w:t>.</w:t>
      </w:r>
      <w:r>
        <w:rPr>
          <w:rFonts w:ascii="Cambria" w:eastAsia="Cambria" w:hAnsi="Cambria" w:cs="Cambria"/>
          <w:color w:val="C00000"/>
          <w:sz w:val="26"/>
          <w:szCs w:val="26"/>
        </w:rPr>
        <w:t xml:space="preserve"> Loài IV và V có vật chất di truyền là RNA vì có U, không có T. Loài IV có A=U, G=C nên là mạch kép, loài V có A≠U, G≠ C nên là mạch đơn</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 sai.</w:t>
      </w:r>
      <w:r>
        <w:rPr>
          <w:rFonts w:ascii="Cambria" w:eastAsia="Cambria" w:hAnsi="Cambria" w:cs="Cambria"/>
          <w:b/>
          <w:color w:val="C00000"/>
          <w:sz w:val="26"/>
          <w:szCs w:val="26"/>
        </w:rPr>
        <w:t> </w:t>
      </w:r>
      <w:r>
        <w:rPr>
          <w:rFonts w:ascii="Cambria" w:eastAsia="Cambria" w:hAnsi="Cambria" w:cs="Cambria"/>
          <w:color w:val="C00000"/>
          <w:sz w:val="26"/>
          <w:szCs w:val="26"/>
        </w:rPr>
        <w:t>I và II là DNA mạch kép, III là DNA mạch đơn, V là RNA</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lastRenderedPageBreak/>
        <w:t>d) đúng</w:t>
      </w:r>
      <w:r>
        <w:rPr>
          <w:rFonts w:ascii="Cambria" w:eastAsia="Cambria" w:hAnsi="Cambria" w:cs="Cambria"/>
          <w:b/>
          <w:color w:val="C00000"/>
          <w:sz w:val="26"/>
          <w:szCs w:val="26"/>
        </w:rPr>
        <w:t>.</w:t>
      </w:r>
      <w:r>
        <w:rPr>
          <w:rFonts w:ascii="Cambria" w:eastAsia="Cambria" w:hAnsi="Cambria" w:cs="Cambria"/>
          <w:color w:val="C00000"/>
          <w:sz w:val="26"/>
          <w:szCs w:val="26"/>
        </w:rPr>
        <w:t xml:space="preserve"> I và II cùng là </w:t>
      </w:r>
      <w:proofErr w:type="gramStart"/>
      <w:r>
        <w:rPr>
          <w:rFonts w:ascii="Cambria" w:eastAsia="Cambria" w:hAnsi="Cambria" w:cs="Cambria"/>
          <w:color w:val="C00000"/>
          <w:sz w:val="26"/>
          <w:szCs w:val="26"/>
        </w:rPr>
        <w:t>DNA  mạch</w:t>
      </w:r>
      <w:proofErr w:type="gramEnd"/>
      <w:r>
        <w:rPr>
          <w:rFonts w:ascii="Cambria" w:eastAsia="Cambria" w:hAnsi="Cambria" w:cs="Cambria"/>
          <w:color w:val="C00000"/>
          <w:sz w:val="26"/>
          <w:szCs w:val="26"/>
        </w:rPr>
        <w:t xml:space="preserve"> kép nhưng loài I có nhiều cặp G-X hơn nên bền hơn, III có A-T = G-C nên kém bền hơn I và II</w:t>
      </w:r>
    </w:p>
    <w:p w:rsidR="00B2319B" w:rsidRDefault="002A7DC3">
      <w:pPr>
        <w:spacing w:after="0" w:line="288" w:lineRule="auto"/>
        <w:jc w:val="both"/>
        <w:rPr>
          <w:rFonts w:ascii="Cambria" w:eastAsia="Cambria" w:hAnsi="Cambria" w:cs="Cambria"/>
          <w:b/>
          <w:sz w:val="26"/>
          <w:szCs w:val="26"/>
        </w:rPr>
      </w:pPr>
      <w:r>
        <w:rPr>
          <w:rFonts w:ascii="Cambria" w:eastAsia="Cambria" w:hAnsi="Cambria" w:cs="Cambria"/>
          <w:b/>
          <w:sz w:val="26"/>
          <w:szCs w:val="26"/>
        </w:rPr>
        <w:t xml:space="preserve">Câu 6. </w:t>
      </w:r>
      <w:r>
        <w:rPr>
          <w:rFonts w:ascii="Cambria" w:eastAsia="Cambria" w:hAnsi="Cambria" w:cs="Cambria"/>
          <w:color w:val="000000"/>
          <w:sz w:val="26"/>
          <w:szCs w:val="26"/>
        </w:rPr>
        <w:t xml:space="preserve">Hình ảnh sau đây miêu tả quá trình nhân đôi DNA của sinh vật nhân thực và sinh vật nhân sơ. Hãy quan sát hình ảnh và cho biết những nhận xét dưới đây là đúng hay </w:t>
      </w:r>
      <w:proofErr w:type="gramStart"/>
      <w:r>
        <w:rPr>
          <w:rFonts w:ascii="Cambria" w:eastAsia="Cambria" w:hAnsi="Cambria" w:cs="Cambria"/>
          <w:color w:val="000000"/>
          <w:sz w:val="26"/>
          <w:szCs w:val="26"/>
        </w:rPr>
        <w:t>sai ?</w:t>
      </w:r>
      <w:proofErr w:type="gramEnd"/>
    </w:p>
    <w:p w:rsidR="00B2319B" w:rsidRDefault="002A7DC3">
      <w:pPr>
        <w:spacing w:after="0" w:line="288" w:lineRule="auto"/>
        <w:jc w:val="center"/>
        <w:rPr>
          <w:rFonts w:ascii="Cambria" w:eastAsia="Cambria" w:hAnsi="Cambria" w:cs="Cambria"/>
          <w:sz w:val="26"/>
          <w:szCs w:val="26"/>
        </w:rPr>
      </w:pPr>
      <w:r>
        <w:rPr>
          <w:rFonts w:ascii="Cambria" w:eastAsia="Cambria" w:hAnsi="Cambria" w:cs="Cambria"/>
          <w:noProof/>
          <w:sz w:val="26"/>
          <w:szCs w:val="26"/>
        </w:rPr>
        <w:drawing>
          <wp:inline distT="0" distB="0" distL="0" distR="0">
            <wp:extent cx="3987800" cy="1308100"/>
            <wp:effectExtent l="0" t="0" r="0" b="0"/>
            <wp:docPr id="1774990667" name="image29.png" descr="3_2"/>
            <wp:cNvGraphicFramePr/>
            <a:graphic xmlns:a="http://schemas.openxmlformats.org/drawingml/2006/main">
              <a:graphicData uri="http://schemas.openxmlformats.org/drawingml/2006/picture">
                <pic:pic xmlns:pic="http://schemas.openxmlformats.org/drawingml/2006/picture">
                  <pic:nvPicPr>
                    <pic:cNvPr id="0" name="image29.png" descr="3_2"/>
                    <pic:cNvPicPr preferRelativeResize="0"/>
                  </pic:nvPicPr>
                  <pic:blipFill>
                    <a:blip r:embed="rId34"/>
                    <a:srcRect/>
                    <a:stretch>
                      <a:fillRect/>
                    </a:stretch>
                  </pic:blipFill>
                  <pic:spPr>
                    <a:xfrm>
                      <a:off x="0" y="0"/>
                      <a:ext cx="3987800" cy="1308100"/>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a)</w:t>
      </w:r>
      <w:r>
        <w:rPr>
          <w:rFonts w:ascii="Cambria" w:eastAsia="Cambria" w:hAnsi="Cambria" w:cs="Cambria"/>
          <w:color w:val="000000"/>
          <w:sz w:val="26"/>
          <w:szCs w:val="26"/>
        </w:rPr>
        <w:t xml:space="preserve"> Hình 1 diễn tả quá trình nhân đôi DNA của sinh vật nhân thực và hình 2 diễn tả quá trình nhân đôi DNA của sinh vật nhân sơ.</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u w:val="single"/>
        </w:rPr>
        <w:t>b)</w:t>
      </w:r>
      <w:r>
        <w:rPr>
          <w:rFonts w:ascii="Cambria" w:eastAsia="Cambria" w:hAnsi="Cambria" w:cs="Cambria"/>
          <w:color w:val="000000"/>
          <w:sz w:val="26"/>
          <w:szCs w:val="26"/>
        </w:rPr>
        <w:t xml:space="preserve"> DNA của sinh vật nhân sơ có cấu tạo mạch vòng, DNA của sinh vật nhân thực có cấu tạo mạch thẳng.</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u w:val="single"/>
        </w:rPr>
        <w:t>c)</w:t>
      </w:r>
      <w:r>
        <w:rPr>
          <w:rFonts w:ascii="Cambria" w:eastAsia="Cambria" w:hAnsi="Cambria" w:cs="Cambria"/>
          <w:color w:val="000000"/>
          <w:sz w:val="26"/>
          <w:szCs w:val="26"/>
        </w:rPr>
        <w:t xml:space="preserve"> Ở sinh vật nhân thực, sự nhân đôi DNA xảy ra ở nhiều điểm trong mỗi phân tử DNA tạo ra nhiều đơn vị nhân đôi và do nhiều loại enzyme tham gia.</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d)</w:t>
      </w:r>
      <w:r>
        <w:rPr>
          <w:rFonts w:ascii="Cambria" w:eastAsia="Cambria" w:hAnsi="Cambria" w:cs="Cambria"/>
          <w:color w:val="000000"/>
          <w:sz w:val="26"/>
          <w:szCs w:val="26"/>
        </w:rPr>
        <w:t xml:space="preserve"> Quá trình nhân đôi DNA của sinh vật nhân thực và sinh vật nhân sơ đều chỉ tạo một đơn vị tái bản.</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sai. Hình 1 diễn tả quá trình nhân đôi DNA của sinh vật nhân sơ và hình 2 diễn tả quá trình nhân đôi DNA của sinh vật nhân thực.</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d) sai. </w:t>
      </w:r>
      <w:r>
        <w:rPr>
          <w:rFonts w:ascii="Cambria" w:eastAsia="Cambria" w:hAnsi="Cambria" w:cs="Cambria"/>
          <w:color w:val="C00000"/>
          <w:sz w:val="26"/>
          <w:szCs w:val="26"/>
          <w:highlight w:val="white"/>
        </w:rPr>
        <w:t>Quá trình nhân đôi DNA của sinh vật nhân thực có nhiều đơn vị tái bản, còn quá trình nhân đôi DNA của sinh vật nhân sơ chỉ có 1 đơn vị tái bản.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7. </w:t>
      </w:r>
      <w:r>
        <w:rPr>
          <w:rFonts w:ascii="Cambria" w:eastAsia="Cambria" w:hAnsi="Cambria" w:cs="Cambria"/>
          <w:color w:val="000000"/>
          <w:sz w:val="26"/>
          <w:szCs w:val="26"/>
        </w:rPr>
        <w:t>Một nhóm nghiên cứu thực hiện thí nghiệm để kiểm chứng mô hình nhân đôi DNA ở vùng nhân của tế bào nhân sơ. Họ đã nuôi một số vi khuẩn E. coli trong môi trường chỉ có nitơ đồng vị nặng (N</w:t>
      </w:r>
      <w:r>
        <w:rPr>
          <w:rFonts w:ascii="Cambria" w:eastAsia="Cambria" w:hAnsi="Cambria" w:cs="Cambria"/>
          <w:color w:val="000000"/>
          <w:sz w:val="26"/>
          <w:szCs w:val="26"/>
          <w:vertAlign w:val="superscript"/>
        </w:rPr>
        <w:t>15</w:t>
      </w:r>
      <w:r>
        <w:rPr>
          <w:rFonts w:ascii="Cambria" w:eastAsia="Cambria" w:hAnsi="Cambria" w:cs="Cambria"/>
          <w:color w:val="000000"/>
          <w:sz w:val="26"/>
          <w:szCs w:val="26"/>
        </w:rPr>
        <w:t>). Sau đó họ chuyển vi khuẩn sang nuôi tiếp năm thế hệ ở môi trường chỉ có nitơ đồng vị nhẹ (N</w:t>
      </w:r>
      <w:r>
        <w:rPr>
          <w:rFonts w:ascii="Cambria" w:eastAsia="Cambria" w:hAnsi="Cambria" w:cs="Cambria"/>
          <w:color w:val="000000"/>
          <w:sz w:val="26"/>
          <w:szCs w:val="26"/>
          <w:vertAlign w:val="superscript"/>
        </w:rPr>
        <w:t>14</w:t>
      </w:r>
      <w:r>
        <w:rPr>
          <w:rFonts w:ascii="Cambria" w:eastAsia="Cambria" w:hAnsi="Cambria" w:cs="Cambria"/>
          <w:color w:val="000000"/>
          <w:sz w:val="26"/>
          <w:szCs w:val="26"/>
        </w:rPr>
        <w:t>). Biết số lần nhân lên của vi khuẩn E. coli trong các ống nghiệm là như nhau. Tách DNA sau mỗi thế hệ và thu được kết quả như hình dưới đây. Cho biết X là vị trí của DNA chứa cả hai mạch N</w:t>
      </w:r>
      <w:r>
        <w:rPr>
          <w:rFonts w:ascii="Cambria" w:eastAsia="Cambria" w:hAnsi="Cambria" w:cs="Cambria"/>
          <w:color w:val="000000"/>
          <w:sz w:val="26"/>
          <w:szCs w:val="26"/>
          <w:vertAlign w:val="superscript"/>
        </w:rPr>
        <w:t>15</w:t>
      </w:r>
      <w:r>
        <w:rPr>
          <w:rFonts w:ascii="Cambria" w:eastAsia="Cambria" w:hAnsi="Cambria" w:cs="Cambria"/>
          <w:color w:val="000000"/>
          <w:sz w:val="26"/>
          <w:szCs w:val="26"/>
        </w:rPr>
        <w:t>; Y là vị trí của DNA chứa cả mạch N</w:t>
      </w:r>
      <w:r>
        <w:rPr>
          <w:rFonts w:ascii="Cambria" w:eastAsia="Cambria" w:hAnsi="Cambria" w:cs="Cambria"/>
          <w:color w:val="000000"/>
          <w:sz w:val="26"/>
          <w:szCs w:val="26"/>
          <w:vertAlign w:val="superscript"/>
        </w:rPr>
        <w:t>14</w:t>
      </w:r>
      <w:r>
        <w:rPr>
          <w:rFonts w:ascii="Cambria" w:eastAsia="Cambria" w:hAnsi="Cambria" w:cs="Cambria"/>
          <w:color w:val="000000"/>
          <w:sz w:val="26"/>
          <w:szCs w:val="26"/>
        </w:rPr>
        <w:t xml:space="preserve"> và mạch N</w:t>
      </w:r>
      <w:r>
        <w:rPr>
          <w:rFonts w:ascii="Cambria" w:eastAsia="Cambria" w:hAnsi="Cambria" w:cs="Cambria"/>
          <w:color w:val="000000"/>
          <w:sz w:val="26"/>
          <w:szCs w:val="26"/>
          <w:vertAlign w:val="superscript"/>
        </w:rPr>
        <w:t>15</w:t>
      </w:r>
      <w:r>
        <w:rPr>
          <w:rFonts w:ascii="Cambria" w:eastAsia="Cambria" w:hAnsi="Cambria" w:cs="Cambria"/>
          <w:color w:val="000000"/>
          <w:sz w:val="26"/>
          <w:szCs w:val="26"/>
        </w:rPr>
        <w:t>; Z là vị trí của DNA chứa cả hai mạch N</w:t>
      </w:r>
      <w:r>
        <w:rPr>
          <w:rFonts w:ascii="Cambria" w:eastAsia="Cambria" w:hAnsi="Cambria" w:cs="Cambria"/>
          <w:color w:val="000000"/>
          <w:sz w:val="26"/>
          <w:szCs w:val="26"/>
          <w:vertAlign w:val="superscript"/>
        </w:rPr>
        <w:t>14</w:t>
      </w:r>
      <w:r>
        <w:rPr>
          <w:rFonts w:ascii="Cambria" w:eastAsia="Cambria" w:hAnsi="Cambria" w:cs="Cambria"/>
          <w:color w:val="000000"/>
          <w:sz w:val="26"/>
          <w:szCs w:val="26"/>
        </w:rPr>
        <w:t>.</w:t>
      </w:r>
    </w:p>
    <w:p w:rsidR="00B2319B" w:rsidRDefault="002A7DC3">
      <w:pPr>
        <w:spacing w:after="0" w:line="288" w:lineRule="auto"/>
        <w:jc w:val="center"/>
        <w:rPr>
          <w:rFonts w:ascii="Cambria" w:eastAsia="Cambria" w:hAnsi="Cambria" w:cs="Cambria"/>
          <w:sz w:val="26"/>
          <w:szCs w:val="26"/>
        </w:rPr>
      </w:pPr>
      <w:r>
        <w:rPr>
          <w:rFonts w:ascii="Cambria" w:eastAsia="Cambria" w:hAnsi="Cambria" w:cs="Cambria"/>
          <w:noProof/>
          <w:sz w:val="26"/>
          <w:szCs w:val="26"/>
        </w:rPr>
        <w:drawing>
          <wp:inline distT="0" distB="0" distL="0" distR="0">
            <wp:extent cx="3169127" cy="1289244"/>
            <wp:effectExtent l="0" t="0" r="0" b="0"/>
            <wp:docPr id="1774990668" name="image28.png" descr="https://cdn.vungoi.vn/vungoi/2022/0727/1658897224_m2Bo.jpg"/>
            <wp:cNvGraphicFramePr/>
            <a:graphic xmlns:a="http://schemas.openxmlformats.org/drawingml/2006/main">
              <a:graphicData uri="http://schemas.openxmlformats.org/drawingml/2006/picture">
                <pic:pic xmlns:pic="http://schemas.openxmlformats.org/drawingml/2006/picture">
                  <pic:nvPicPr>
                    <pic:cNvPr id="0" name="image28.png" descr="https://cdn.vungoi.vn/vungoi/2022/0727/1658897224_m2Bo.jpg"/>
                    <pic:cNvPicPr preferRelativeResize="0"/>
                  </pic:nvPicPr>
                  <pic:blipFill>
                    <a:blip r:embed="rId46"/>
                    <a:srcRect/>
                    <a:stretch>
                      <a:fillRect/>
                    </a:stretch>
                  </pic:blipFill>
                  <pic:spPr>
                    <a:xfrm>
                      <a:off x="0" y="0"/>
                      <a:ext cx="3169127" cy="1289244"/>
                    </a:xfrm>
                    <a:prstGeom prst="rect">
                      <a:avLst/>
                    </a:prstGeom>
                    <a:ln/>
                  </pic:spPr>
                </pic:pic>
              </a:graphicData>
            </a:graphic>
          </wp:inline>
        </w:drawing>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000000"/>
          <w:sz w:val="26"/>
          <w:szCs w:val="26"/>
        </w:rPr>
        <w:t>Dựa vào kết quả trên hãy cho biết các nhận định dưới đây là đúng hay sai?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u w:val="single"/>
        </w:rPr>
        <w:t>a)</w:t>
      </w:r>
      <w:r>
        <w:rPr>
          <w:rFonts w:ascii="Cambria" w:eastAsia="Cambria" w:hAnsi="Cambria" w:cs="Cambria"/>
          <w:color w:val="000000"/>
          <w:sz w:val="26"/>
          <w:szCs w:val="26"/>
        </w:rPr>
        <w:t xml:space="preserve"> Thí nghiệm trên đã kiểm chứng quá trình nhân đôi DNA theo nguyên tắc bán bảo toàn.</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u w:val="single"/>
        </w:rPr>
        <w:t>b)</w:t>
      </w:r>
      <w:r>
        <w:rPr>
          <w:rFonts w:ascii="Cambria" w:eastAsia="Cambria" w:hAnsi="Cambria" w:cs="Cambria"/>
          <w:color w:val="000000"/>
          <w:sz w:val="26"/>
          <w:szCs w:val="26"/>
        </w:rPr>
        <w:t xml:space="preserve"> Nếu một vi khuẩn E. coli được nuôi với các điều kiện thí nghiệm như trên thì luôn có hai mạch DNA chứa N</w:t>
      </w:r>
      <w:r>
        <w:rPr>
          <w:rFonts w:ascii="Cambria" w:eastAsia="Cambria" w:hAnsi="Cambria" w:cs="Cambria"/>
          <w:color w:val="000000"/>
          <w:sz w:val="26"/>
          <w:szCs w:val="26"/>
          <w:vertAlign w:val="superscript"/>
        </w:rPr>
        <w:t>15</w:t>
      </w:r>
      <w:r>
        <w:rPr>
          <w:rFonts w:ascii="Cambria" w:eastAsia="Cambria" w:hAnsi="Cambria" w:cs="Cambria"/>
          <w:color w:val="000000"/>
          <w:sz w:val="26"/>
          <w:szCs w:val="26"/>
        </w:rPr>
        <w:t xml:space="preserve"> ở mỗi thế hệ.</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c)</w:t>
      </w:r>
      <w:r>
        <w:rPr>
          <w:rFonts w:ascii="Cambria" w:eastAsia="Cambria" w:hAnsi="Cambria" w:cs="Cambria"/>
          <w:color w:val="000000"/>
          <w:sz w:val="26"/>
          <w:szCs w:val="26"/>
        </w:rPr>
        <w:t xml:space="preserve"> Ở thế hệ thứ 4, tỉ lệ DNA ở vị trí Y không thay đổi so với thế hệ thứ 3.</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lastRenderedPageBreak/>
        <w:t>d)</w:t>
      </w:r>
      <w:r>
        <w:rPr>
          <w:rFonts w:ascii="Cambria" w:eastAsia="Cambria" w:hAnsi="Cambria" w:cs="Cambria"/>
          <w:color w:val="000000"/>
          <w:sz w:val="26"/>
          <w:szCs w:val="26"/>
        </w:rPr>
        <w:t xml:space="preserve"> Ở thế hệ thứ 5, tỉ lệ DNA ở vị trí Y so với DNA ở vị trí Z là </w:t>
      </w:r>
      <m:oMath>
        <m:f>
          <m:fPr>
            <m:ctrlPr>
              <w:rPr>
                <w:rFonts w:ascii="Cambria Math" w:eastAsia="Cambria Math" w:hAnsi="Cambria Math" w:cs="Cambria Math"/>
                <w:sz w:val="26"/>
                <w:szCs w:val="26"/>
              </w:rPr>
            </m:ctrlPr>
          </m:fPr>
          <m:num>
            <m:r>
              <w:rPr>
                <w:rFonts w:ascii="Cambria Math" w:eastAsia="Cambria Math" w:hAnsi="Cambria Math" w:cs="Cambria Math"/>
                <w:sz w:val="26"/>
                <w:szCs w:val="26"/>
              </w:rPr>
              <m:t>2</m:t>
            </m:r>
          </m:num>
          <m:den>
            <m:r>
              <w:rPr>
                <w:rFonts w:ascii="Cambria Math" w:eastAsia="Cambria Math" w:hAnsi="Cambria Math" w:cs="Cambria Math"/>
                <w:sz w:val="26"/>
                <w:szCs w:val="26"/>
              </w:rPr>
              <m:t>15</m:t>
            </m:r>
          </m:den>
        </m:f>
      </m:oMath>
      <w:r>
        <w:rPr>
          <w:rFonts w:ascii="Cambria" w:eastAsia="Cambria" w:hAnsi="Cambria" w:cs="Cambria"/>
          <w:color w:val="000000"/>
          <w:sz w:val="26"/>
          <w:szCs w:val="26"/>
        </w:rPr>
        <w:t xml:space="preserve"> .</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 sai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Thế hệ thứ </w:t>
      </w:r>
      <w:proofErr w:type="gramStart"/>
      <w:r>
        <w:rPr>
          <w:rFonts w:ascii="Cambria" w:eastAsia="Cambria" w:hAnsi="Cambria" w:cs="Cambria"/>
          <w:color w:val="C00000"/>
          <w:sz w:val="26"/>
          <w:szCs w:val="26"/>
        </w:rPr>
        <w:t>3 ,</w:t>
      </w:r>
      <w:proofErr w:type="gramEnd"/>
      <w:r>
        <w:rPr>
          <w:rFonts w:ascii="Cambria" w:eastAsia="Cambria" w:hAnsi="Cambria" w:cs="Cambria"/>
          <w:color w:val="C00000"/>
          <w:sz w:val="26"/>
          <w:szCs w:val="26"/>
        </w:rPr>
        <w:t> N</w:t>
      </w:r>
      <w:r>
        <w:rPr>
          <w:rFonts w:ascii="Cambria" w:eastAsia="Cambria" w:hAnsi="Cambria" w:cs="Cambria"/>
          <w:color w:val="C00000"/>
          <w:sz w:val="26"/>
          <w:szCs w:val="26"/>
          <w:vertAlign w:val="subscript"/>
        </w:rPr>
        <w:t>15</w:t>
      </w:r>
      <w:r>
        <w:rPr>
          <w:rFonts w:ascii="Cambria" w:eastAsia="Cambria" w:hAnsi="Cambria" w:cs="Cambria"/>
          <w:color w:val="C00000"/>
          <w:sz w:val="26"/>
          <w:szCs w:val="26"/>
        </w:rPr>
        <w:t>N</w:t>
      </w:r>
      <w:r>
        <w:rPr>
          <w:rFonts w:ascii="Cambria" w:eastAsia="Cambria" w:hAnsi="Cambria" w:cs="Cambria"/>
          <w:color w:val="C00000"/>
          <w:sz w:val="26"/>
          <w:szCs w:val="26"/>
          <w:vertAlign w:val="subscript"/>
        </w:rPr>
        <w:t>14</w:t>
      </w:r>
      <w:r>
        <w:rPr>
          <w:rFonts w:ascii="Cambria" w:eastAsia="Cambria" w:hAnsi="Cambria" w:cs="Cambria"/>
          <w:color w:val="C00000"/>
          <w:sz w:val="26"/>
          <w:szCs w:val="26"/>
        </w:rPr>
        <w:t> = 2/8 =25%</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Thế hệ thứ </w:t>
      </w:r>
      <w:proofErr w:type="gramStart"/>
      <w:r>
        <w:rPr>
          <w:rFonts w:ascii="Cambria" w:eastAsia="Cambria" w:hAnsi="Cambria" w:cs="Cambria"/>
          <w:color w:val="C00000"/>
          <w:sz w:val="26"/>
          <w:szCs w:val="26"/>
        </w:rPr>
        <w:t>4 ,</w:t>
      </w:r>
      <w:proofErr w:type="gramEnd"/>
      <w:r>
        <w:rPr>
          <w:rFonts w:ascii="Cambria" w:eastAsia="Cambria" w:hAnsi="Cambria" w:cs="Cambria"/>
          <w:color w:val="C00000"/>
          <w:sz w:val="26"/>
          <w:szCs w:val="26"/>
        </w:rPr>
        <w:t> N</w:t>
      </w:r>
      <w:r>
        <w:rPr>
          <w:rFonts w:ascii="Cambria" w:eastAsia="Cambria" w:hAnsi="Cambria" w:cs="Cambria"/>
          <w:color w:val="C00000"/>
          <w:sz w:val="26"/>
          <w:szCs w:val="26"/>
          <w:vertAlign w:val="subscript"/>
        </w:rPr>
        <w:t>15</w:t>
      </w:r>
      <w:r>
        <w:rPr>
          <w:rFonts w:ascii="Cambria" w:eastAsia="Cambria" w:hAnsi="Cambria" w:cs="Cambria"/>
          <w:color w:val="C00000"/>
          <w:sz w:val="26"/>
          <w:szCs w:val="26"/>
        </w:rPr>
        <w:t>N</w:t>
      </w:r>
      <w:r>
        <w:rPr>
          <w:rFonts w:ascii="Cambria" w:eastAsia="Cambria" w:hAnsi="Cambria" w:cs="Cambria"/>
          <w:color w:val="C00000"/>
          <w:sz w:val="26"/>
          <w:szCs w:val="26"/>
          <w:vertAlign w:val="subscript"/>
        </w:rPr>
        <w:t>14</w:t>
      </w:r>
      <w:r>
        <w:rPr>
          <w:rFonts w:ascii="Cambria" w:eastAsia="Cambria" w:hAnsi="Cambria" w:cs="Cambria"/>
          <w:color w:val="C00000"/>
          <w:sz w:val="26"/>
          <w:szCs w:val="26"/>
        </w:rPr>
        <w:t> = 2/16 =12,5%</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 sai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Tỉ lệ DNA ở vị trí Y = 2/32=1/16</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Tỉ lệ DNA ở vị trí Z = 30/32=15/16</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color w:val="C00000"/>
          <w:sz w:val="26"/>
          <w:szCs w:val="26"/>
        </w:rPr>
        <w:t>→ Y/Z=1/16 x 16/15=1/15</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8. </w:t>
      </w:r>
      <w:r>
        <w:rPr>
          <w:rFonts w:ascii="Cambria" w:eastAsia="Cambria" w:hAnsi="Cambria" w:cs="Cambria"/>
          <w:color w:val="000000"/>
          <w:sz w:val="26"/>
          <w:szCs w:val="26"/>
        </w:rPr>
        <w:t>Ở một loài sinh vật, xét một locus gồm 2 allele A và a trong đó allele A là một đoạn DNA dài 306 nm và có 2338 liên kết hydrogene, allele a là sản phẩm đột biến từ allele A. Một tế bào soma chứa cặp allele Aa tiến hành nguyên phân liên tiếp 3 lần, số nucleotide cần thiết cho quá trình tái bản của các allele nói trên là 5061A và 7532G. Dựa vào thông tin trên hãy cho biết các kết luận dưới đây là đúng hay sai?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u w:val="single"/>
        </w:rPr>
        <w:t>a)</w:t>
      </w:r>
      <w:r>
        <w:rPr>
          <w:rFonts w:ascii="Cambria" w:eastAsia="Cambria" w:hAnsi="Cambria" w:cs="Cambria"/>
          <w:color w:val="000000"/>
          <w:sz w:val="26"/>
          <w:szCs w:val="26"/>
        </w:rPr>
        <w:t xml:space="preserve"> Genee A có chiều dài lớn hơn genee a</w:t>
      </w:r>
      <w:r>
        <w:rPr>
          <w:rFonts w:ascii="Cambria" w:eastAsia="Cambria" w:hAnsi="Cambria" w:cs="Cambria"/>
          <w:b/>
          <w:color w:val="0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u w:val="single"/>
        </w:rPr>
        <w:t>b)</w:t>
      </w:r>
      <w:r>
        <w:rPr>
          <w:rFonts w:ascii="Cambria" w:eastAsia="Cambria" w:hAnsi="Cambria" w:cs="Cambria"/>
          <w:color w:val="000000"/>
          <w:sz w:val="26"/>
          <w:szCs w:val="26"/>
        </w:rPr>
        <w:t xml:space="preserve"> Genee A có G = X = 538; A = T = 362.</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color w:val="000000"/>
          <w:sz w:val="26"/>
          <w:szCs w:val="26"/>
        </w:rPr>
        <w:t>c)</w:t>
      </w:r>
      <w:r>
        <w:rPr>
          <w:rFonts w:ascii="Cambria" w:eastAsia="Cambria" w:hAnsi="Cambria" w:cs="Cambria"/>
          <w:color w:val="000000"/>
          <w:sz w:val="26"/>
          <w:szCs w:val="26"/>
        </w:rPr>
        <w:t xml:space="preserve"> Genee a có A = T = 360; G = X = 540.</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color w:val="000000"/>
          <w:sz w:val="26"/>
          <w:szCs w:val="26"/>
        </w:rPr>
        <w:t>d)</w:t>
      </w:r>
      <w:r>
        <w:rPr>
          <w:rFonts w:ascii="Cambria" w:eastAsia="Cambria" w:hAnsi="Cambria" w:cs="Cambria"/>
          <w:color w:val="000000"/>
          <w:sz w:val="26"/>
          <w:szCs w:val="26"/>
        </w:rPr>
        <w:t xml:space="preserve"> Genee A có số liên kết hydrogene ít hơn hơn gene a</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Xét gene A </w:t>
      </w:r>
      <w:proofErr w:type="gramStart"/>
      <w:r>
        <w:rPr>
          <w:rFonts w:ascii="Cambria" w:eastAsia="Cambria" w:hAnsi="Cambria" w:cs="Cambria"/>
          <w:color w:val="C00000"/>
          <w:sz w:val="26"/>
          <w:szCs w:val="26"/>
        </w:rPr>
        <w:t>có :</w:t>
      </w:r>
      <w:proofErr w:type="gramEnd"/>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Tổng số nucleotide </w:t>
      </w:r>
      <w:proofErr w:type="gramStart"/>
      <w:r>
        <w:rPr>
          <w:rFonts w:ascii="Cambria" w:eastAsia="Cambria" w:hAnsi="Cambria" w:cs="Cambria"/>
          <w:color w:val="C00000"/>
          <w:sz w:val="26"/>
          <w:szCs w:val="26"/>
        </w:rPr>
        <w:t>là :</w:t>
      </w:r>
      <w:proofErr w:type="gramEnd"/>
      <w:r>
        <w:rPr>
          <w:rFonts w:ascii="Cambria" w:eastAsia="Cambria" w:hAnsi="Cambria" w:cs="Cambria"/>
          <w:color w:val="C00000"/>
          <w:sz w:val="26"/>
          <w:szCs w:val="26"/>
        </w:rPr>
        <w:t xml:space="preserve"> 3060 : 3,4 × 2 = 1800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Số nucleotide từng loại </w:t>
      </w:r>
      <w:proofErr w:type="gramStart"/>
      <w:r>
        <w:rPr>
          <w:rFonts w:ascii="Cambria" w:eastAsia="Cambria" w:hAnsi="Cambria" w:cs="Cambria"/>
          <w:color w:val="C00000"/>
          <w:sz w:val="26"/>
          <w:szCs w:val="26"/>
        </w:rPr>
        <w:t>là :</w:t>
      </w:r>
      <w:proofErr w:type="gramEnd"/>
      <w:r>
        <w:rPr>
          <w:rFonts w:ascii="Cambria" w:eastAsia="Cambria" w:hAnsi="Cambria" w:cs="Cambria"/>
          <w:color w:val="C00000"/>
          <w:sz w:val="26"/>
          <w:szCs w:val="26"/>
        </w:rPr>
        <w:t>   </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b) đúng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Xét cặp gene Aa tái bản 3 lần thì cần môi trường cung cấp 5061 A và 7532 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 số nucleotide từng loại trong gene a </w:t>
      </w:r>
      <w:proofErr w:type="gramStart"/>
      <w:r>
        <w:rPr>
          <w:rFonts w:ascii="Cambria" w:eastAsia="Cambria" w:hAnsi="Cambria" w:cs="Cambria"/>
          <w:color w:val="C00000"/>
          <w:sz w:val="26"/>
          <w:szCs w:val="26"/>
        </w:rPr>
        <w:t>là :</w:t>
      </w:r>
      <w:proofErr w:type="gramEnd"/>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 T = (</w:t>
      </w:r>
      <w:proofErr w:type="gramStart"/>
      <w:r>
        <w:rPr>
          <w:rFonts w:ascii="Cambria" w:eastAsia="Cambria" w:hAnsi="Cambria" w:cs="Cambria"/>
          <w:color w:val="C00000"/>
          <w:sz w:val="26"/>
          <w:szCs w:val="26"/>
        </w:rPr>
        <w:t>5061 :</w:t>
      </w:r>
      <w:proofErr w:type="gramEnd"/>
      <w:r>
        <w:rPr>
          <w:rFonts w:ascii="Cambria" w:eastAsia="Cambria" w:hAnsi="Cambria" w:cs="Cambria"/>
          <w:color w:val="C00000"/>
          <w:sz w:val="26"/>
          <w:szCs w:val="26"/>
        </w:rPr>
        <w:t xml:space="preserve"> (2</w:t>
      </w:r>
      <w:r>
        <w:rPr>
          <w:rFonts w:ascii="Cambria" w:eastAsia="Cambria" w:hAnsi="Cambria" w:cs="Cambria"/>
          <w:color w:val="C00000"/>
          <w:sz w:val="26"/>
          <w:szCs w:val="26"/>
          <w:vertAlign w:val="superscript"/>
        </w:rPr>
        <w:t>3</w:t>
      </w:r>
      <w:r>
        <w:rPr>
          <w:rFonts w:ascii="Cambria" w:eastAsia="Cambria" w:hAnsi="Cambria" w:cs="Cambria"/>
          <w:color w:val="C00000"/>
          <w:sz w:val="26"/>
          <w:szCs w:val="26"/>
        </w:rPr>
        <w:t> – 1)) – 362 = 361</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G = C = (</w:t>
      </w:r>
      <w:proofErr w:type="gramStart"/>
      <w:r>
        <w:rPr>
          <w:rFonts w:ascii="Cambria" w:eastAsia="Cambria" w:hAnsi="Cambria" w:cs="Cambria"/>
          <w:color w:val="C00000"/>
          <w:sz w:val="26"/>
          <w:szCs w:val="26"/>
        </w:rPr>
        <w:t>7532 :</w:t>
      </w:r>
      <w:proofErr w:type="gramEnd"/>
      <w:r>
        <w:rPr>
          <w:rFonts w:ascii="Cambria" w:eastAsia="Cambria" w:hAnsi="Cambria" w:cs="Cambria"/>
          <w:color w:val="C00000"/>
          <w:sz w:val="26"/>
          <w:szCs w:val="26"/>
        </w:rPr>
        <w:t xml:space="preserve"> (2</w:t>
      </w:r>
      <w:r>
        <w:rPr>
          <w:rFonts w:ascii="Cambria" w:eastAsia="Cambria" w:hAnsi="Cambria" w:cs="Cambria"/>
          <w:color w:val="C00000"/>
          <w:sz w:val="26"/>
          <w:szCs w:val="26"/>
          <w:vertAlign w:val="superscript"/>
        </w:rPr>
        <w:t>3</w:t>
      </w:r>
      <w:r>
        <w:rPr>
          <w:rFonts w:ascii="Cambria" w:eastAsia="Cambria" w:hAnsi="Cambria" w:cs="Cambria"/>
          <w:color w:val="C00000"/>
          <w:sz w:val="26"/>
          <w:szCs w:val="26"/>
        </w:rPr>
        <w:t> – 1)) – 538 = 538</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 c) sai, Gene A bị đột biến mất 1 cặp A- T thành gene a </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đúng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 sai. Genee A có số liên kết hydrogene nhiều hơn genee 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9. </w:t>
      </w:r>
      <w:r>
        <w:rPr>
          <w:rFonts w:ascii="Cambria" w:eastAsia="Cambria" w:hAnsi="Cambria" w:cs="Cambria"/>
          <w:color w:val="000000"/>
          <w:sz w:val="26"/>
          <w:szCs w:val="26"/>
        </w:rPr>
        <w:t>Genee D ở sinh vật nhân sơ có 1500 cặp nucleotide và số nucleotide loại A chiếm 15% tổng số nucleotide của genee. Trên mạch 1 của genee có 150 số nucleotide loại T và có 450 số nucleotide G. Dựa vào thông tin trên hãy cho biết các kết luận dưới đây là đúng hay sai?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a)</w:t>
      </w:r>
      <w:r>
        <w:rPr>
          <w:rFonts w:ascii="Cambria" w:eastAsia="Cambria" w:hAnsi="Cambria" w:cs="Cambria"/>
          <w:sz w:val="26"/>
          <w:szCs w:val="26"/>
        </w:rPr>
        <w:t xml:space="preserve"> </w:t>
      </w:r>
      <w:r>
        <w:rPr>
          <w:rFonts w:ascii="Cambria" w:eastAsia="Cambria" w:hAnsi="Cambria" w:cs="Cambria"/>
          <w:color w:val="000000"/>
          <w:sz w:val="26"/>
          <w:szCs w:val="26"/>
        </w:rPr>
        <w:t xml:space="preserve">Trên mạch 1 của genee D có </w:t>
      </w:r>
      <m:oMath>
        <m:f>
          <m:fPr>
            <m:ctrlPr>
              <w:rPr>
                <w:rFonts w:ascii="Cambria Math" w:eastAsia="Cambria Math" w:hAnsi="Cambria Math" w:cs="Cambria Math"/>
                <w:sz w:val="26"/>
                <w:szCs w:val="26"/>
              </w:rPr>
            </m:ctrlPr>
          </m:fPr>
          <m:num>
            <m:r>
              <w:rPr>
                <w:rFonts w:ascii="Cambria Math" w:eastAsia="Cambria Math" w:hAnsi="Cambria Math" w:cs="Cambria Math"/>
                <w:sz w:val="26"/>
                <w:szCs w:val="26"/>
              </w:rPr>
              <m:t>G</m:t>
            </m:r>
          </m:num>
          <m:den>
            <m:r>
              <w:rPr>
                <w:rFonts w:ascii="Cambria Math" w:eastAsia="Cambria Math" w:hAnsi="Cambria Math" w:cs="Cambria Math"/>
                <w:sz w:val="26"/>
                <w:szCs w:val="26"/>
              </w:rPr>
              <m:t>C</m:t>
            </m:r>
          </m:den>
        </m:f>
      </m:oMath>
      <w:r>
        <w:rPr>
          <w:rFonts w:ascii="Cambria" w:eastAsia="Cambria" w:hAnsi="Cambria" w:cs="Cambria"/>
          <w:color w:val="000000"/>
          <w:sz w:val="26"/>
          <w:szCs w:val="26"/>
        </w:rPr>
        <w:t> =</w:t>
      </w:r>
      <m:oMath>
        <m:f>
          <m:fPr>
            <m:ctrlPr>
              <w:rPr>
                <w:rFonts w:ascii="Cambria Math" w:eastAsia="Cambria Math" w:hAnsi="Cambria Math" w:cs="Cambria Math"/>
                <w:sz w:val="26"/>
                <w:szCs w:val="26"/>
              </w:rPr>
            </m:ctrlPr>
          </m:fPr>
          <m:num>
            <m:r>
              <w:rPr>
                <w:rFonts w:ascii="Cambria Math" w:eastAsia="Cambria Math" w:hAnsi="Cambria Math" w:cs="Cambria Math"/>
                <w:sz w:val="26"/>
                <w:szCs w:val="26"/>
              </w:rPr>
              <m:t>2</m:t>
            </m:r>
          </m:num>
          <m:den>
            <m:r>
              <w:rPr>
                <w:rFonts w:ascii="Cambria Math" w:eastAsia="Cambria Math" w:hAnsi="Cambria Math" w:cs="Cambria Math"/>
                <w:sz w:val="26"/>
                <w:szCs w:val="26"/>
              </w:rPr>
              <m:t>3</m:t>
            </m:r>
          </m:den>
        </m:f>
      </m:oMath>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b)</w:t>
      </w:r>
      <w:r>
        <w:rPr>
          <w:rFonts w:ascii="Cambria" w:eastAsia="Cambria" w:hAnsi="Cambria" w:cs="Cambria"/>
          <w:sz w:val="26"/>
          <w:szCs w:val="26"/>
        </w:rPr>
        <w:t xml:space="preserve"> </w:t>
      </w:r>
      <w:r>
        <w:rPr>
          <w:rFonts w:ascii="Cambria" w:eastAsia="Cambria" w:hAnsi="Cambria" w:cs="Cambria"/>
          <w:color w:val="000000"/>
          <w:sz w:val="26"/>
          <w:szCs w:val="26"/>
        </w:rPr>
        <w:t>Số liên kết hydrogene của genee D là 3450.</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t>c)</w:t>
      </w:r>
      <w:r>
        <w:rPr>
          <w:rFonts w:ascii="Cambria" w:eastAsia="Cambria" w:hAnsi="Cambria" w:cs="Cambria"/>
          <w:sz w:val="26"/>
          <w:szCs w:val="26"/>
        </w:rPr>
        <w:t xml:space="preserve"> </w:t>
      </w:r>
      <w:r>
        <w:rPr>
          <w:rFonts w:ascii="Cambria" w:eastAsia="Cambria" w:hAnsi="Cambria" w:cs="Cambria"/>
          <w:color w:val="000000"/>
          <w:sz w:val="26"/>
          <w:szCs w:val="26"/>
        </w:rPr>
        <w:t>Trên mạch 2 của genee D có T = 2A.</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u w:val="single"/>
        </w:rPr>
        <w:t>d)</w:t>
      </w:r>
      <w:r>
        <w:rPr>
          <w:rFonts w:ascii="Cambria" w:eastAsia="Cambria" w:hAnsi="Cambria" w:cs="Cambria"/>
          <w:sz w:val="26"/>
          <w:szCs w:val="26"/>
        </w:rPr>
        <w:t xml:space="preserve"> </w:t>
      </w:r>
      <w:r>
        <w:rPr>
          <w:rFonts w:ascii="Cambria" w:eastAsia="Cambria" w:hAnsi="Cambria" w:cs="Cambria"/>
          <w:color w:val="000000"/>
          <w:sz w:val="26"/>
          <w:szCs w:val="26"/>
        </w:rPr>
        <w:t>Genee D có chiều dài 510 nm.</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N = 1500 ×2= 3000 nucleotide</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lastRenderedPageBreak/>
        <w:t>A=T=15%; G=C=35%</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Ta có A =T=</w:t>
      </w:r>
      <w:proofErr w:type="gramStart"/>
      <w:r>
        <w:rPr>
          <w:rFonts w:ascii="Cambria" w:eastAsia="Cambria" w:hAnsi="Cambria" w:cs="Cambria"/>
          <w:color w:val="C00000"/>
          <w:sz w:val="26"/>
          <w:szCs w:val="26"/>
        </w:rPr>
        <w:t>450 ;</w:t>
      </w:r>
      <w:proofErr w:type="gramEnd"/>
      <w:r>
        <w:rPr>
          <w:rFonts w:ascii="Cambria" w:eastAsia="Cambria" w:hAnsi="Cambria" w:cs="Cambria"/>
          <w:color w:val="C00000"/>
          <w:sz w:val="26"/>
          <w:szCs w:val="26"/>
        </w:rPr>
        <w:t xml:space="preserve"> G = C =1050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Mạch 1 có: T</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150; A</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xml:space="preserve"> = 450 – 150 = </w:t>
      </w:r>
      <w:proofErr w:type="gramStart"/>
      <w:r>
        <w:rPr>
          <w:rFonts w:ascii="Cambria" w:eastAsia="Cambria" w:hAnsi="Cambria" w:cs="Cambria"/>
          <w:color w:val="C00000"/>
          <w:sz w:val="26"/>
          <w:szCs w:val="26"/>
        </w:rPr>
        <w:t>300 ;</w:t>
      </w:r>
      <w:proofErr w:type="gramEnd"/>
      <w:r>
        <w:rPr>
          <w:rFonts w:ascii="Cambria" w:eastAsia="Cambria" w:hAnsi="Cambria" w:cs="Cambria"/>
          <w:color w:val="C00000"/>
          <w:sz w:val="26"/>
          <w:szCs w:val="26"/>
        </w:rPr>
        <w:t xml:space="preserve"> G</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450 ; C</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 1050 - 450 =600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Mạch </w:t>
      </w:r>
      <w:proofErr w:type="gramStart"/>
      <w:r>
        <w:rPr>
          <w:rFonts w:ascii="Cambria" w:eastAsia="Cambria" w:hAnsi="Cambria" w:cs="Cambria"/>
          <w:color w:val="C00000"/>
          <w:sz w:val="26"/>
          <w:szCs w:val="26"/>
        </w:rPr>
        <w:t>2 :</w:t>
      </w:r>
      <w:proofErr w:type="gramEnd"/>
      <w:r>
        <w:rPr>
          <w:rFonts w:ascii="Cambria" w:eastAsia="Cambria" w:hAnsi="Cambria" w:cs="Cambria"/>
          <w:color w:val="C00000"/>
          <w:sz w:val="26"/>
          <w:szCs w:val="26"/>
        </w:rPr>
        <w:t xml:space="preserve"> A</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150 ; T</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A</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300 ; G</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=C</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600 ; C</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G</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 450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Xét các phát </w:t>
      </w:r>
      <w:proofErr w:type="gramStart"/>
      <w:r>
        <w:rPr>
          <w:rFonts w:ascii="Cambria" w:eastAsia="Cambria" w:hAnsi="Cambria" w:cs="Cambria"/>
          <w:color w:val="C00000"/>
          <w:sz w:val="26"/>
          <w:szCs w:val="26"/>
        </w:rPr>
        <w:t>biểu :</w:t>
      </w:r>
      <w:proofErr w:type="gramEnd"/>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sai:</w:t>
      </w:r>
      <w:r>
        <w:rPr>
          <w:rFonts w:ascii="Cambria" w:eastAsia="Cambria" w:hAnsi="Cambria" w:cs="Cambria"/>
          <w:b/>
          <w:color w:val="C00000"/>
          <w:sz w:val="26"/>
          <w:szCs w:val="26"/>
        </w:rPr>
        <w:t>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G1</m:t>
            </m:r>
          </m:num>
          <m:den>
            <m:r>
              <w:rPr>
                <w:rFonts w:ascii="Cambria Math" w:eastAsia="Cambria Math" w:hAnsi="Cambria Math" w:cs="Cambria Math"/>
                <w:color w:val="C00000"/>
                <w:sz w:val="26"/>
                <w:szCs w:val="26"/>
              </w:rPr>
              <m:t>C1</m:t>
            </m:r>
          </m:den>
        </m:f>
      </m:oMath>
      <w:r>
        <w:rPr>
          <w:rFonts w:ascii="Cambria" w:eastAsia="Cambria" w:hAnsi="Cambria" w:cs="Cambria"/>
          <w:color w:val="C00000"/>
          <w:sz w:val="26"/>
          <w:szCs w:val="26"/>
        </w:rPr>
        <w:t xml:space="preserve"> =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450</m:t>
            </m:r>
          </m:num>
          <m:den>
            <m:r>
              <w:rPr>
                <w:rFonts w:ascii="Cambria Math" w:eastAsia="Cambria Math" w:hAnsi="Cambria Math" w:cs="Cambria Math"/>
                <w:color w:val="C00000"/>
                <w:sz w:val="26"/>
                <w:szCs w:val="26"/>
              </w:rPr>
              <m:t>600</m:t>
            </m:r>
          </m:den>
        </m:f>
      </m:oMath>
      <w:r>
        <w:rPr>
          <w:rFonts w:ascii="Cambria" w:eastAsia="Cambria" w:hAnsi="Cambria" w:cs="Cambria"/>
          <w:color w:val="C00000"/>
          <w:sz w:val="26"/>
          <w:szCs w:val="26"/>
        </w:rPr>
        <w:t xml:space="preserve"> =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3</m:t>
            </m:r>
          </m:num>
          <m:den>
            <m:r>
              <w:rPr>
                <w:rFonts w:ascii="Cambria Math" w:eastAsia="Cambria Math" w:hAnsi="Cambria Math" w:cs="Cambria Math"/>
                <w:color w:val="C00000"/>
                <w:sz w:val="26"/>
                <w:szCs w:val="26"/>
              </w:rPr>
              <m:t>4</m:t>
            </m:r>
          </m:den>
        </m:f>
      </m:oMath>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b) sai,</w:t>
      </w:r>
      <w:r>
        <w:rPr>
          <w:rFonts w:ascii="Cambria" w:eastAsia="Cambria" w:hAnsi="Cambria" w:cs="Cambria"/>
          <w:b/>
          <w:color w:val="C00000"/>
          <w:sz w:val="26"/>
          <w:szCs w:val="26"/>
        </w:rPr>
        <w:t> </w:t>
      </w:r>
      <w:r>
        <w:rPr>
          <w:rFonts w:ascii="Cambria" w:eastAsia="Cambria" w:hAnsi="Cambria" w:cs="Cambria"/>
          <w:color w:val="C00000"/>
          <w:sz w:val="26"/>
          <w:szCs w:val="26"/>
        </w:rPr>
        <w:t>H</w:t>
      </w:r>
      <w:r>
        <w:rPr>
          <w:rFonts w:ascii="Cambria" w:eastAsia="Cambria" w:hAnsi="Cambria" w:cs="Cambria"/>
          <w:color w:val="C00000"/>
          <w:sz w:val="26"/>
          <w:szCs w:val="26"/>
          <w:vertAlign w:val="subscript"/>
        </w:rPr>
        <w:t>D</w:t>
      </w:r>
      <w:r>
        <w:rPr>
          <w:rFonts w:ascii="Cambria" w:eastAsia="Cambria" w:hAnsi="Cambria" w:cs="Cambria"/>
          <w:color w:val="C00000"/>
          <w:sz w:val="26"/>
          <w:szCs w:val="26"/>
        </w:rPr>
        <w:t> = 2A+3G=4050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 đúng,</w:t>
      </w:r>
      <w:r>
        <w:rPr>
          <w:rFonts w:ascii="Cambria" w:eastAsia="Cambria" w:hAnsi="Cambria" w:cs="Cambria"/>
          <w:b/>
          <w:color w:val="C00000"/>
          <w:sz w:val="26"/>
          <w:szCs w:val="26"/>
        </w:rPr>
        <w:t> </w:t>
      </w:r>
      <w:r>
        <w:rPr>
          <w:rFonts w:ascii="Cambria" w:eastAsia="Cambria" w:hAnsi="Cambria" w:cs="Cambria"/>
          <w:color w:val="C00000"/>
          <w:sz w:val="26"/>
          <w:szCs w:val="26"/>
        </w:rPr>
        <w:t>T</w:t>
      </w:r>
      <w:r>
        <w:rPr>
          <w:rFonts w:ascii="Cambria" w:eastAsia="Cambria" w:hAnsi="Cambria" w:cs="Cambria"/>
          <w:color w:val="C00000"/>
          <w:sz w:val="26"/>
          <w:szCs w:val="26"/>
          <w:vertAlign w:val="subscript"/>
        </w:rPr>
        <w:t>2</w:t>
      </w:r>
      <w:r>
        <w:rPr>
          <w:rFonts w:ascii="Cambria" w:eastAsia="Cambria" w:hAnsi="Cambria" w:cs="Cambria"/>
          <w:color w:val="C00000"/>
          <w:sz w:val="26"/>
          <w:szCs w:val="26"/>
        </w:rPr>
        <w:t> = 300= 2A</w:t>
      </w:r>
      <w:r>
        <w:rPr>
          <w:rFonts w:ascii="Cambria" w:eastAsia="Cambria" w:hAnsi="Cambria" w:cs="Cambria"/>
          <w:color w:val="C00000"/>
          <w:sz w:val="26"/>
          <w:szCs w:val="26"/>
          <w:vertAlign w:val="subscript"/>
        </w:rPr>
        <w:t>2</w:t>
      </w:r>
    </w:p>
    <w:p w:rsidR="00B2319B" w:rsidRDefault="002A7DC3">
      <w:pPr>
        <w:spacing w:after="0" w:line="288" w:lineRule="auto"/>
        <w:jc w:val="both"/>
        <w:rPr>
          <w:rFonts w:ascii="Cambria" w:eastAsia="Cambria" w:hAnsi="Cambria" w:cs="Cambria"/>
          <w:b/>
          <w:color w:val="C00000"/>
          <w:sz w:val="26"/>
          <w:szCs w:val="26"/>
        </w:rPr>
      </w:pPr>
      <w:r>
        <w:rPr>
          <w:rFonts w:ascii="Cambria" w:eastAsia="Cambria" w:hAnsi="Cambria" w:cs="Cambria"/>
          <w:color w:val="C00000"/>
          <w:sz w:val="26"/>
          <w:szCs w:val="26"/>
        </w:rPr>
        <w:t>d) đúng</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10. </w:t>
      </w:r>
      <w:r>
        <w:rPr>
          <w:rFonts w:ascii="Cambria" w:eastAsia="Cambria" w:hAnsi="Cambria" w:cs="Cambria"/>
          <w:sz w:val="26"/>
          <w:szCs w:val="26"/>
        </w:rPr>
        <w:t>Deoxyribonucleic acid là vật chất di truyền ở hầu hết sinh vật. DNA có cấu trúc hóa học phù hợp với chức năng của đại phân tử này trong tế bào và cơ thể. Các nhận xét dưới đây về DNA là đúng hay sai?</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t>a)</w:t>
      </w:r>
      <w:r>
        <w:rPr>
          <w:rFonts w:ascii="Cambria" w:eastAsia="Cambria" w:hAnsi="Cambria" w:cs="Cambria"/>
          <w:sz w:val="26"/>
          <w:szCs w:val="26"/>
        </w:rPr>
        <w:t xml:space="preserve"> DNA có khả năng thay đổi thông tin di truyền thông qua quá trình đột biến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u w:val="single"/>
        </w:rPr>
        <w:t>b)</w:t>
      </w:r>
      <w:r>
        <w:rPr>
          <w:rFonts w:ascii="Cambria" w:eastAsia="Cambria" w:hAnsi="Cambria" w:cs="Cambria"/>
          <w:sz w:val="26"/>
          <w:szCs w:val="26"/>
        </w:rPr>
        <w:t xml:space="preserve"> Sự thay đổi số lượng, trật tự sắp xếp các các nucleotide trên chuỗi polynucleotide dẫn đến sự thay đổi thông tin di truyền, tạo nên biến dị ở sinh vật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w:t>
      </w:r>
      <w:r>
        <w:rPr>
          <w:rFonts w:ascii="Cambria" w:eastAsia="Cambria" w:hAnsi="Cambria" w:cs="Cambria"/>
          <w:sz w:val="26"/>
          <w:szCs w:val="26"/>
        </w:rPr>
        <w:t xml:space="preserve"> Các nucleotide trên hai mạch đơn của DNA liên kết với nhau bằng các liên kết hydrogene, đây là các liên kết bền vững, khó bị bẻ gãy, do đó đảm bảo tính bền vững của DNA</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d)</w:t>
      </w:r>
      <w:r>
        <w:rPr>
          <w:rFonts w:ascii="Cambria" w:eastAsia="Cambria" w:hAnsi="Cambria" w:cs="Cambria"/>
          <w:sz w:val="26"/>
          <w:szCs w:val="26"/>
        </w:rPr>
        <w:t xml:space="preserve"> Tất cả các thay đổi trong cấu trúc của DNA đều cung cấp nguyên liệu cho tiến hóa</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 sai. Các nucleotide trên hai mạch đơn của DNA liên kết với nhau bằng các liên kết hydrogene, đây là các liên kết yếu, dễ bị bẻ gãy, tuy nhiên vì số liên kết hydrogene rất lớn nên góp phần đảm bảo tính bền vững của DNA</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 sai. Không phải tất cả các thay đổi trong cấu trúc của DNA đều cung cấp nguyên liệu cho tiến hóa</w:t>
      </w:r>
    </w:p>
    <w:p w:rsidR="00B2319B" w:rsidRDefault="002A7DC3">
      <w:pPr>
        <w:spacing w:after="0" w:line="288" w:lineRule="auto"/>
        <w:jc w:val="both"/>
        <w:rPr>
          <w:rFonts w:ascii="Cambria" w:eastAsia="Cambria" w:hAnsi="Cambria" w:cs="Cambria"/>
          <w:color w:val="252525"/>
          <w:sz w:val="26"/>
          <w:szCs w:val="26"/>
        </w:rPr>
      </w:pPr>
      <w:r>
        <w:rPr>
          <w:rFonts w:ascii="Cambria" w:eastAsia="Cambria" w:hAnsi="Cambria" w:cs="Cambria"/>
          <w:b/>
          <w:sz w:val="26"/>
          <w:szCs w:val="26"/>
        </w:rPr>
        <w:t xml:space="preserve">Câu 11. </w:t>
      </w:r>
      <w:r>
        <w:rPr>
          <w:rFonts w:ascii="Cambria" w:eastAsia="Cambria" w:hAnsi="Cambria" w:cs="Cambria"/>
          <w:color w:val="252525"/>
          <w:sz w:val="26"/>
          <w:szCs w:val="26"/>
        </w:rPr>
        <w:t>Khi nói về quá trình nhân đôi DNA, các kết luận dưới đây là đúng hay sai?</w:t>
      </w:r>
    </w:p>
    <w:p w:rsidR="00B2319B" w:rsidRDefault="002A7DC3">
      <w:pPr>
        <w:spacing w:after="0" w:line="288" w:lineRule="auto"/>
        <w:jc w:val="both"/>
        <w:rPr>
          <w:rFonts w:ascii="Cambria" w:eastAsia="Cambria" w:hAnsi="Cambria" w:cs="Cambria"/>
          <w:color w:val="252525"/>
          <w:sz w:val="26"/>
          <w:szCs w:val="26"/>
        </w:rPr>
      </w:pPr>
      <w:r>
        <w:rPr>
          <w:rFonts w:ascii="Cambria" w:eastAsia="Cambria" w:hAnsi="Cambria" w:cs="Cambria"/>
          <w:b/>
          <w:color w:val="252525"/>
          <w:sz w:val="26"/>
          <w:szCs w:val="26"/>
          <w:u w:val="single"/>
        </w:rPr>
        <w:t>a)</w:t>
      </w:r>
      <w:r>
        <w:rPr>
          <w:rFonts w:ascii="Cambria" w:eastAsia="Cambria" w:hAnsi="Cambria" w:cs="Cambria"/>
          <w:color w:val="252525"/>
          <w:sz w:val="26"/>
          <w:szCs w:val="26"/>
        </w:rPr>
        <w:t xml:space="preserve"> Trên mỗi phân tử DNA của sinh vật nhân sơ chỉ có một điểm khởi đầu nhân đôi DNA.</w:t>
      </w:r>
    </w:p>
    <w:p w:rsidR="00B2319B" w:rsidRDefault="002A7DC3">
      <w:pPr>
        <w:spacing w:after="0" w:line="288" w:lineRule="auto"/>
        <w:jc w:val="both"/>
        <w:rPr>
          <w:rFonts w:ascii="Cambria" w:eastAsia="Cambria" w:hAnsi="Cambria" w:cs="Cambria"/>
          <w:color w:val="252525"/>
          <w:sz w:val="26"/>
          <w:szCs w:val="26"/>
        </w:rPr>
      </w:pPr>
      <w:r>
        <w:rPr>
          <w:rFonts w:ascii="Cambria" w:eastAsia="Cambria" w:hAnsi="Cambria" w:cs="Cambria"/>
          <w:b/>
          <w:color w:val="252525"/>
          <w:sz w:val="26"/>
          <w:szCs w:val="26"/>
        </w:rPr>
        <w:t>b)</w:t>
      </w:r>
      <w:r>
        <w:rPr>
          <w:rFonts w:ascii="Cambria" w:eastAsia="Cambria" w:hAnsi="Cambria" w:cs="Cambria"/>
          <w:color w:val="252525"/>
          <w:sz w:val="26"/>
          <w:szCs w:val="26"/>
        </w:rPr>
        <w:t xml:space="preserve"> Enzyme DNA-polimerase làm nhiệm vụ tháo xoắn phân tử DNA và kéo dài mạch mới.</w:t>
      </w:r>
    </w:p>
    <w:p w:rsidR="00B2319B" w:rsidRDefault="002A7DC3">
      <w:pPr>
        <w:spacing w:after="0" w:line="288" w:lineRule="auto"/>
        <w:jc w:val="both"/>
        <w:rPr>
          <w:rFonts w:ascii="Cambria" w:eastAsia="Cambria" w:hAnsi="Cambria" w:cs="Cambria"/>
          <w:color w:val="252525"/>
          <w:sz w:val="26"/>
          <w:szCs w:val="26"/>
        </w:rPr>
      </w:pPr>
      <w:r>
        <w:rPr>
          <w:rFonts w:ascii="Cambria" w:eastAsia="Cambria" w:hAnsi="Cambria" w:cs="Cambria"/>
          <w:b/>
          <w:color w:val="252525"/>
          <w:sz w:val="26"/>
          <w:szCs w:val="26"/>
          <w:u w:val="single"/>
        </w:rPr>
        <w:t>c)</w:t>
      </w:r>
      <w:r>
        <w:rPr>
          <w:rFonts w:ascii="Cambria" w:eastAsia="Cambria" w:hAnsi="Cambria" w:cs="Cambria"/>
          <w:color w:val="252525"/>
          <w:sz w:val="26"/>
          <w:szCs w:val="26"/>
        </w:rPr>
        <w:t xml:space="preserve"> Sự nhân đôi của DNA ti thể diễn ra độc lập với sự nhân đôi của DNA trong nhân tế bào.</w:t>
      </w:r>
    </w:p>
    <w:p w:rsidR="00B2319B" w:rsidRDefault="002A7DC3">
      <w:pPr>
        <w:spacing w:after="0" w:line="288" w:lineRule="auto"/>
        <w:jc w:val="both"/>
        <w:rPr>
          <w:rFonts w:ascii="Cambria" w:eastAsia="Cambria" w:hAnsi="Cambria" w:cs="Cambria"/>
          <w:color w:val="252525"/>
          <w:sz w:val="26"/>
          <w:szCs w:val="26"/>
        </w:rPr>
      </w:pPr>
      <w:r>
        <w:rPr>
          <w:rFonts w:ascii="Cambria" w:eastAsia="Cambria" w:hAnsi="Cambria" w:cs="Cambria"/>
          <w:b/>
          <w:color w:val="252525"/>
          <w:sz w:val="26"/>
          <w:szCs w:val="26"/>
        </w:rPr>
        <w:t>d)</w:t>
      </w:r>
      <w:r>
        <w:rPr>
          <w:rFonts w:ascii="Cambria" w:eastAsia="Cambria" w:hAnsi="Cambria" w:cs="Cambria"/>
          <w:color w:val="252525"/>
          <w:sz w:val="26"/>
          <w:szCs w:val="26"/>
        </w:rPr>
        <w:t xml:space="preserve"> Tính theo chiều tháo xoắn, ở mạch khuôn có chiều 3’ - 5’ thì mạch mới được tổng hợp gián đoạn.</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Hướng dẫn giải: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 đúng</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b) sai. </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 sai. Enzyme DNA-polimerase làm nhiệm vụ kéo dài mạch mới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 sai. Tính theo chiều tháo xoắn, ở mạch khuôn có chiều 3’ - 5’ thì mạch mới được tổng hợp liên tục</w:t>
      </w:r>
    </w:p>
    <w:p w:rsidR="00B2319B" w:rsidRDefault="002A7DC3">
      <w:pPr>
        <w:spacing w:after="0" w:line="288" w:lineRule="auto"/>
        <w:jc w:val="both"/>
        <w:rPr>
          <w:rFonts w:ascii="Cambria" w:eastAsia="Cambria" w:hAnsi="Cambria" w:cs="Cambria"/>
          <w:b/>
          <w:sz w:val="26"/>
          <w:szCs w:val="26"/>
        </w:rPr>
      </w:pPr>
      <w:r>
        <w:rPr>
          <w:rFonts w:ascii="Cambria" w:eastAsia="Cambria" w:hAnsi="Cambria" w:cs="Cambria"/>
          <w:b/>
          <w:color w:val="00B050"/>
          <w:sz w:val="26"/>
          <w:szCs w:val="26"/>
          <w:u w:val="single"/>
        </w:rPr>
        <w:t>PHẦN 3</w:t>
      </w:r>
      <w:r>
        <w:rPr>
          <w:rFonts w:ascii="Cambria" w:eastAsia="Cambria" w:hAnsi="Cambria" w:cs="Cambria"/>
          <w:b/>
          <w:color w:val="00B050"/>
          <w:sz w:val="26"/>
          <w:szCs w:val="26"/>
        </w:rPr>
        <w:t xml:space="preserve">. TRẮC NGHIỆM TRẢ LỜI NGẮN </w:t>
      </w:r>
      <w:r>
        <w:rPr>
          <w:rFonts w:ascii="Cambria" w:eastAsia="Cambria" w:hAnsi="Cambria" w:cs="Cambria"/>
          <w:b/>
          <w:i/>
          <w:sz w:val="26"/>
          <w:szCs w:val="26"/>
        </w:rPr>
        <w:t>(… câu, học sinh trả lời từ câu 1 đến câu …).</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Câu 1.</w:t>
      </w:r>
      <w:r>
        <w:rPr>
          <w:rFonts w:ascii="Cambria" w:eastAsia="Cambria" w:hAnsi="Cambria" w:cs="Cambria"/>
          <w:b/>
          <w:color w:val="0000FF"/>
          <w:sz w:val="26"/>
          <w:szCs w:val="26"/>
        </w:rPr>
        <w:t xml:space="preserve"> </w:t>
      </w:r>
    </w:p>
    <w:p w:rsidR="00B2319B" w:rsidRDefault="002A7DC3">
      <w:pPr>
        <w:spacing w:after="0" w:line="288" w:lineRule="auto"/>
        <w:jc w:val="center"/>
        <w:rPr>
          <w:rFonts w:ascii="Cambria" w:eastAsia="Cambria" w:hAnsi="Cambria" w:cs="Cambria"/>
          <w:b/>
          <w:color w:val="C00000"/>
          <w:sz w:val="26"/>
          <w:szCs w:val="26"/>
        </w:rPr>
      </w:pPr>
      <w:r>
        <w:rPr>
          <w:rFonts w:ascii="Cambria" w:eastAsia="Cambria" w:hAnsi="Cambria" w:cs="Cambria"/>
          <w:b/>
          <w:color w:val="C00000"/>
          <w:sz w:val="26"/>
          <w:szCs w:val="26"/>
        </w:rPr>
        <w:t>Hướng dẫn giải: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Do A = T, G = X</w:t>
      </w:r>
    </w:p>
    <w:p w:rsidR="00B2319B" w:rsidRDefault="002A7DC3">
      <w:pPr>
        <w:spacing w:after="0" w:line="288" w:lineRule="auto"/>
        <w:jc w:val="both"/>
        <w:rPr>
          <w:rFonts w:ascii="Cambria" w:eastAsia="Cambria" w:hAnsi="Cambria" w:cs="Cambria"/>
          <w:color w:val="C00000"/>
          <w:sz w:val="26"/>
          <w:szCs w:val="26"/>
        </w:rPr>
      </w:pP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 xml:space="preserve">A + T </m:t>
            </m:r>
          </m:num>
          <m:den>
            <m:r>
              <w:rPr>
                <w:rFonts w:ascii="Cambria Math" w:eastAsia="Cambria Math" w:hAnsi="Cambria Math" w:cs="Cambria Math"/>
                <w:color w:val="C00000"/>
                <w:sz w:val="26"/>
                <w:szCs w:val="26"/>
              </w:rPr>
              <m:t>G + C</m:t>
            </m:r>
          </m:den>
        </m:f>
        <m:r>
          <w:rPr>
            <w:rFonts w:ascii="Cambria Math" w:eastAsia="Cambria Math" w:hAnsi="Cambria Math" w:cs="Cambria Math"/>
            <w:color w:val="C00000"/>
            <w:sz w:val="26"/>
            <w:szCs w:val="26"/>
          </w:rPr>
          <m:t>=</m:t>
        </m:r>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1</m:t>
            </m:r>
          </m:num>
          <m:den>
            <m:r>
              <w:rPr>
                <w:rFonts w:ascii="Cambria Math" w:eastAsia="Cambria Math" w:hAnsi="Cambria Math" w:cs="Cambria Math"/>
                <w:color w:val="C00000"/>
                <w:sz w:val="26"/>
                <w:szCs w:val="26"/>
              </w:rPr>
              <m:t>4</m:t>
            </m:r>
          </m:den>
        </m:f>
      </m:oMath>
      <w:r>
        <w:rPr>
          <w:rFonts w:ascii="Cambria" w:eastAsia="Cambria" w:hAnsi="Cambria" w:cs="Cambria"/>
          <w:color w:val="C00000"/>
          <w:sz w:val="26"/>
          <w:szCs w:val="26"/>
        </w:rPr>
        <w:t xml:space="preserve">  =&gt;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2A</m:t>
            </m:r>
          </m:num>
          <m:den>
            <m:r>
              <w:rPr>
                <w:rFonts w:ascii="Cambria Math" w:eastAsia="Cambria Math" w:hAnsi="Cambria Math" w:cs="Cambria Math"/>
                <w:color w:val="C00000"/>
                <w:sz w:val="26"/>
                <w:szCs w:val="26"/>
              </w:rPr>
              <m:t>2G</m:t>
            </m:r>
          </m:den>
        </m:f>
        <m:r>
          <w:rPr>
            <w:rFonts w:ascii="Cambria Math" w:eastAsia="Cambria Math" w:hAnsi="Cambria Math" w:cs="Cambria Math"/>
            <w:color w:val="C00000"/>
            <w:sz w:val="26"/>
            <w:szCs w:val="26"/>
          </w:rPr>
          <m:t>=</m:t>
        </m:r>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1</m:t>
            </m:r>
          </m:num>
          <m:den>
            <m:r>
              <w:rPr>
                <w:rFonts w:ascii="Cambria Math" w:eastAsia="Cambria Math" w:hAnsi="Cambria Math" w:cs="Cambria Math"/>
                <w:color w:val="C00000"/>
                <w:sz w:val="26"/>
                <w:szCs w:val="26"/>
              </w:rPr>
              <m:t>4</m:t>
            </m:r>
          </m:den>
        </m:f>
      </m:oMath>
      <w:r>
        <w:rPr>
          <w:rFonts w:ascii="Cambria" w:eastAsia="Cambria" w:hAnsi="Cambria" w:cs="Cambria"/>
          <w:color w:val="C00000"/>
          <w:sz w:val="26"/>
          <w:szCs w:val="26"/>
        </w:rPr>
        <w:t xml:space="preserve"> =&gt;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A</m:t>
            </m:r>
          </m:num>
          <m:den>
            <m:r>
              <w:rPr>
                <w:rFonts w:ascii="Cambria Math" w:eastAsia="Cambria Math" w:hAnsi="Cambria Math" w:cs="Cambria Math"/>
                <w:color w:val="C00000"/>
                <w:sz w:val="26"/>
                <w:szCs w:val="26"/>
              </w:rPr>
              <m:t>G</m:t>
            </m:r>
          </m:den>
        </m:f>
        <m:r>
          <w:rPr>
            <w:rFonts w:ascii="Cambria Math" w:eastAsia="Cambria Math" w:hAnsi="Cambria Math" w:cs="Cambria Math"/>
            <w:color w:val="C00000"/>
            <w:sz w:val="26"/>
            <w:szCs w:val="26"/>
          </w:rPr>
          <m:t>=</m:t>
        </m:r>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1</m:t>
            </m:r>
          </m:num>
          <m:den>
            <m:r>
              <w:rPr>
                <w:rFonts w:ascii="Cambria Math" w:eastAsia="Cambria Math" w:hAnsi="Cambria Math" w:cs="Cambria Math"/>
                <w:color w:val="C00000"/>
                <w:sz w:val="26"/>
                <w:szCs w:val="26"/>
              </w:rPr>
              <m:t>4</m:t>
            </m:r>
          </m:den>
        </m:f>
      </m:oMath>
      <w:r>
        <w:rPr>
          <w:rFonts w:ascii="Cambria" w:eastAsia="Cambria" w:hAnsi="Cambria" w:cs="Cambria"/>
          <w:color w:val="C00000"/>
          <w:sz w:val="26"/>
          <w:szCs w:val="26"/>
        </w:rPr>
        <w:t xml:space="preserve">  (1)</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Mặt khác: A+ G = 50% (2) </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lastRenderedPageBreak/>
        <w:t xml:space="preserve">Từ (1) và (2) → A = </w:t>
      </w:r>
      <w:r>
        <w:rPr>
          <w:rFonts w:ascii="Cambria" w:eastAsia="Cambria" w:hAnsi="Cambria" w:cs="Cambria"/>
          <w:b/>
          <w:color w:val="C00000"/>
          <w:sz w:val="26"/>
          <w:szCs w:val="26"/>
        </w:rPr>
        <w:t>10</w:t>
      </w:r>
      <w:r>
        <w:rPr>
          <w:rFonts w:ascii="Cambria" w:eastAsia="Cambria" w:hAnsi="Cambria" w:cs="Cambria"/>
          <w:color w:val="C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2. </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Hướng dẫn giải:</w:t>
      </w:r>
    </w:p>
    <w:p w:rsidR="00B2319B" w:rsidRDefault="002A7DC3">
      <w:pPr>
        <w:spacing w:after="0" w:line="288" w:lineRule="auto"/>
        <w:jc w:val="both"/>
        <w:rPr>
          <w:rFonts w:ascii="Cambria" w:eastAsia="Cambria" w:hAnsi="Cambria" w:cs="Cambria"/>
          <w:color w:val="C00000"/>
          <w:sz w:val="26"/>
          <w:szCs w:val="26"/>
          <w:highlight w:val="white"/>
        </w:rPr>
      </w:pPr>
      <w:r>
        <w:rPr>
          <w:rFonts w:ascii="Cambria" w:eastAsia="Cambria" w:hAnsi="Cambria" w:cs="Cambria"/>
          <w:color w:val="C00000"/>
          <w:sz w:val="26"/>
          <w:szCs w:val="26"/>
          <w:highlight w:val="white"/>
        </w:rPr>
        <w:t>Mỗi phân tử DNA gồm 2 mạch polinucleotide.</w:t>
      </w:r>
    </w:p>
    <w:p w:rsidR="00B2319B" w:rsidRDefault="002A7DC3">
      <w:pPr>
        <w:spacing w:after="0" w:line="288" w:lineRule="auto"/>
        <w:jc w:val="both"/>
        <w:rPr>
          <w:rFonts w:ascii="Cambria" w:eastAsia="Cambria" w:hAnsi="Cambria" w:cs="Cambria"/>
          <w:color w:val="C00000"/>
          <w:sz w:val="26"/>
          <w:szCs w:val="26"/>
          <w:highlight w:val="white"/>
        </w:rPr>
      </w:pPr>
      <w:r>
        <w:rPr>
          <w:rFonts w:ascii="Cambria" w:eastAsia="Cambria" w:hAnsi="Cambria" w:cs="Cambria"/>
          <w:color w:val="C00000"/>
          <w:sz w:val="26"/>
          <w:szCs w:val="26"/>
          <w:highlight w:val="white"/>
        </w:rPr>
        <w:t>Số phân tử DNA con được tạo ra sau k lần nhân đôi liên tiếp là 8 x 2</w:t>
      </w:r>
      <w:r>
        <w:rPr>
          <w:rFonts w:ascii="Cambria" w:eastAsia="Cambria" w:hAnsi="Cambria" w:cs="Cambria"/>
          <w:color w:val="C00000"/>
          <w:sz w:val="26"/>
          <w:szCs w:val="26"/>
          <w:highlight w:val="white"/>
          <w:vertAlign w:val="superscript"/>
        </w:rPr>
        <w:t>k</w:t>
      </w:r>
      <w:r>
        <w:rPr>
          <w:rFonts w:ascii="Cambria" w:eastAsia="Cambria" w:hAnsi="Cambria" w:cs="Cambria"/>
          <w:color w:val="C00000"/>
          <w:sz w:val="26"/>
          <w:szCs w:val="26"/>
          <w:highlight w:val="white"/>
        </w:rPr>
        <w:t> </w:t>
      </w:r>
    </w:p>
    <w:p w:rsidR="00B2319B" w:rsidRDefault="002A7DC3">
      <w:pPr>
        <w:spacing w:after="0" w:line="288" w:lineRule="auto"/>
        <w:jc w:val="both"/>
        <w:rPr>
          <w:rFonts w:ascii="Cambria" w:eastAsia="Cambria" w:hAnsi="Cambria" w:cs="Cambria"/>
          <w:color w:val="C00000"/>
          <w:sz w:val="26"/>
          <w:szCs w:val="26"/>
          <w:highlight w:val="white"/>
        </w:rPr>
      </w:pPr>
      <w:r>
        <w:rPr>
          <w:rFonts w:ascii="Cambria" w:eastAsia="Cambria" w:hAnsi="Cambria" w:cs="Cambria"/>
          <w:color w:val="C00000"/>
          <w:sz w:val="26"/>
          <w:szCs w:val="26"/>
          <w:highlight w:val="white"/>
        </w:rPr>
        <w:t>Tổng số mạch polinucleotide là 2 x (8 x 2</w:t>
      </w:r>
      <w:r>
        <w:rPr>
          <w:rFonts w:ascii="Cambria" w:eastAsia="Cambria" w:hAnsi="Cambria" w:cs="Cambria"/>
          <w:color w:val="C00000"/>
          <w:sz w:val="26"/>
          <w:szCs w:val="26"/>
          <w:highlight w:val="white"/>
          <w:vertAlign w:val="superscript"/>
        </w:rPr>
        <w:t>k</w:t>
      </w:r>
      <w:r>
        <w:rPr>
          <w:rFonts w:ascii="Cambria" w:eastAsia="Cambria" w:hAnsi="Cambria" w:cs="Cambria"/>
          <w:color w:val="C00000"/>
          <w:sz w:val="26"/>
          <w:szCs w:val="26"/>
          <w:highlight w:val="white"/>
        </w:rPr>
        <w:t>)</w:t>
      </w:r>
    </w:p>
    <w:p w:rsidR="00B2319B" w:rsidRDefault="002A7DC3">
      <w:pPr>
        <w:spacing w:after="0" w:line="288" w:lineRule="auto"/>
        <w:jc w:val="both"/>
        <w:rPr>
          <w:rFonts w:ascii="Cambria" w:eastAsia="Cambria" w:hAnsi="Cambria" w:cs="Cambria"/>
          <w:color w:val="C00000"/>
          <w:sz w:val="26"/>
          <w:szCs w:val="26"/>
          <w:highlight w:val="white"/>
        </w:rPr>
      </w:pPr>
      <w:r>
        <w:rPr>
          <w:rFonts w:ascii="Cambria" w:eastAsia="Cambria" w:hAnsi="Cambria" w:cs="Cambria"/>
          <w:color w:val="C00000"/>
          <w:sz w:val="26"/>
          <w:szCs w:val="26"/>
          <w:highlight w:val="white"/>
        </w:rPr>
        <w:t xml:space="preserve">Vì ban đầu có 8 phân tử DNA mẹ nên có 8 x 2 = 16 mạch polinucleotide không cần nhận nucleotide từ môi trường nội bào </w:t>
      </w:r>
    </w:p>
    <w:p w:rsidR="00B2319B" w:rsidRDefault="002A7DC3">
      <w:pPr>
        <w:spacing w:after="0" w:line="288" w:lineRule="auto"/>
        <w:jc w:val="both"/>
        <w:rPr>
          <w:rFonts w:ascii="Cambria" w:eastAsia="Cambria" w:hAnsi="Cambria" w:cs="Cambria"/>
          <w:color w:val="C00000"/>
          <w:sz w:val="26"/>
          <w:szCs w:val="26"/>
          <w:highlight w:val="white"/>
        </w:rPr>
      </w:pPr>
      <w:r>
        <w:rPr>
          <w:rFonts w:ascii="Cambria" w:eastAsia="Cambria" w:hAnsi="Cambria" w:cs="Cambria"/>
          <w:color w:val="C00000"/>
          <w:sz w:val="26"/>
          <w:szCs w:val="26"/>
          <w:highlight w:val="white"/>
        </w:rPr>
        <w:t xml:space="preserve">→ Tổng số mạch đơn mới lấy nguyên liệu hoàn toàn từ môi trường nội bào là: </w:t>
      </w:r>
    </w:p>
    <w:p w:rsidR="00B2319B" w:rsidRDefault="002A7DC3">
      <w:pPr>
        <w:spacing w:after="0" w:line="288" w:lineRule="auto"/>
        <w:jc w:val="both"/>
        <w:rPr>
          <w:rFonts w:ascii="Cambria" w:eastAsia="Cambria" w:hAnsi="Cambria" w:cs="Cambria"/>
          <w:color w:val="C00000"/>
          <w:sz w:val="26"/>
          <w:szCs w:val="26"/>
          <w:highlight w:val="white"/>
        </w:rPr>
      </w:pPr>
      <w:r>
        <w:rPr>
          <w:rFonts w:ascii="Cambria" w:eastAsia="Cambria" w:hAnsi="Cambria" w:cs="Cambria"/>
          <w:color w:val="C00000"/>
          <w:sz w:val="26"/>
          <w:szCs w:val="26"/>
          <w:highlight w:val="white"/>
        </w:rPr>
        <w:t>(8 x 2 x 2</w:t>
      </w:r>
      <w:proofErr w:type="gramStart"/>
      <w:r>
        <w:rPr>
          <w:rFonts w:ascii="Cambria" w:eastAsia="Cambria" w:hAnsi="Cambria" w:cs="Cambria"/>
          <w:color w:val="C00000"/>
          <w:sz w:val="26"/>
          <w:szCs w:val="26"/>
          <w:highlight w:val="white"/>
          <w:vertAlign w:val="superscript"/>
        </w:rPr>
        <w:t>k</w:t>
      </w:r>
      <w:r>
        <w:rPr>
          <w:rFonts w:ascii="Cambria" w:eastAsia="Cambria" w:hAnsi="Cambria" w:cs="Cambria"/>
          <w:color w:val="C00000"/>
          <w:sz w:val="26"/>
          <w:szCs w:val="26"/>
          <w:highlight w:val="white"/>
        </w:rPr>
        <w:t> )</w:t>
      </w:r>
      <w:proofErr w:type="gramEnd"/>
      <w:r>
        <w:rPr>
          <w:rFonts w:ascii="Cambria" w:eastAsia="Cambria" w:hAnsi="Cambria" w:cs="Cambria"/>
          <w:color w:val="C00000"/>
          <w:sz w:val="26"/>
          <w:szCs w:val="26"/>
          <w:highlight w:val="white"/>
        </w:rPr>
        <w:t xml:space="preserve"> – (2 x 8) = 112 → </w:t>
      </w:r>
      <w:r>
        <w:rPr>
          <w:rFonts w:ascii="Cambria" w:eastAsia="Cambria" w:hAnsi="Cambria" w:cs="Cambria"/>
          <w:b/>
          <w:color w:val="C00000"/>
          <w:sz w:val="26"/>
          <w:szCs w:val="26"/>
          <w:highlight w:val="white"/>
        </w:rPr>
        <w:t>k = 3.</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 xml:space="preserve">Câu 3. </w:t>
      </w:r>
    </w:p>
    <w:p w:rsidR="00B2319B" w:rsidRDefault="002A7DC3">
      <w:pPr>
        <w:spacing w:after="0" w:line="288" w:lineRule="auto"/>
        <w:jc w:val="center"/>
        <w:rPr>
          <w:rFonts w:ascii="Cambria" w:eastAsia="Cambria" w:hAnsi="Cambria" w:cs="Cambria"/>
          <w:b/>
          <w:i/>
          <w:sz w:val="26"/>
          <w:szCs w:val="26"/>
        </w:rPr>
      </w:pPr>
      <w:r>
        <w:rPr>
          <w:rFonts w:ascii="Cambria" w:eastAsia="Cambria" w:hAnsi="Cambria" w:cs="Cambria"/>
          <w:b/>
          <w:i/>
          <w:sz w:val="26"/>
          <w:szCs w:val="26"/>
        </w:rPr>
        <w:t>Hướng dẫn giải: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1 tế bào vi khuẩn E. coli chứa 1 phân tử DNA, cứ mỗi lần tế bào này phân chia, có nghĩa là 1 phân tử DNA trong tế bào vi khuẩn thực hiện quá trình nhân đôi.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Ta có: 1 phân tử DNA mẹ nhân đôi </w:t>
      </w:r>
      <w:r>
        <w:rPr>
          <w:rFonts w:ascii="Cambria" w:eastAsia="Cambria" w:hAnsi="Cambria" w:cs="Cambria"/>
          <w:i/>
          <w:color w:val="C00000"/>
          <w:sz w:val="26"/>
          <w:szCs w:val="26"/>
        </w:rPr>
        <w:t>k</w:t>
      </w:r>
      <w:r>
        <w:rPr>
          <w:rFonts w:ascii="Cambria" w:eastAsia="Cambria" w:hAnsi="Cambria" w:cs="Cambria"/>
          <w:color w:val="C00000"/>
          <w:sz w:val="26"/>
          <w:szCs w:val="26"/>
        </w:rPr>
        <w:t> lần tạo ra 2</w:t>
      </w:r>
      <w:r>
        <w:rPr>
          <w:rFonts w:ascii="Cambria" w:eastAsia="Cambria" w:hAnsi="Cambria" w:cs="Cambria"/>
          <w:color w:val="C00000"/>
          <w:sz w:val="26"/>
          <w:szCs w:val="26"/>
          <w:vertAlign w:val="superscript"/>
        </w:rPr>
        <w:t>k</w:t>
      </w:r>
      <w:r>
        <w:rPr>
          <w:rFonts w:ascii="Cambria" w:eastAsia="Cambria" w:hAnsi="Cambria" w:cs="Cambria"/>
          <w:color w:val="C00000"/>
          <w:sz w:val="26"/>
          <w:szCs w:val="26"/>
        </w:rPr>
        <w:t>=</w:t>
      </w:r>
      <w:proofErr w:type="gramStart"/>
      <w:r>
        <w:rPr>
          <w:rFonts w:ascii="Cambria" w:eastAsia="Cambria" w:hAnsi="Cambria" w:cs="Cambria"/>
          <w:color w:val="C00000"/>
          <w:sz w:val="26"/>
          <w:szCs w:val="26"/>
        </w:rPr>
        <w:t>8  phân</w:t>
      </w:r>
      <w:proofErr w:type="gramEnd"/>
      <w:r>
        <w:rPr>
          <w:rFonts w:ascii="Cambria" w:eastAsia="Cambria" w:hAnsi="Cambria" w:cs="Cambria"/>
          <w:color w:val="C00000"/>
          <w:sz w:val="26"/>
          <w:szCs w:val="26"/>
        </w:rPr>
        <w:t xml:space="preserve"> tử DNA con. Trong 8 phân tử DNA con được tạo ra luôn có 2 phân tử còn chứa một mạch của phân tử DNA mẹ (nguyên tắc bán bảo toàn).</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🡪Có </w:t>
      </w:r>
      <w:r>
        <w:rPr>
          <w:rFonts w:ascii="Cambria" w:eastAsia="Cambria" w:hAnsi="Cambria" w:cs="Cambria"/>
          <w:b/>
          <w:color w:val="C00000"/>
          <w:sz w:val="26"/>
          <w:szCs w:val="26"/>
        </w:rPr>
        <w:t>2</w:t>
      </w:r>
      <w:r>
        <w:rPr>
          <w:rFonts w:ascii="Cambria" w:eastAsia="Cambria" w:hAnsi="Cambria" w:cs="Cambria"/>
          <w:color w:val="C00000"/>
          <w:sz w:val="26"/>
          <w:szCs w:val="26"/>
        </w:rPr>
        <w:t xml:space="preserve"> phân tử DNA ở vùng nhân của các </w:t>
      </w:r>
      <w:r>
        <w:rPr>
          <w:rFonts w:ascii="Cambria" w:eastAsia="Cambria" w:hAnsi="Cambria" w:cs="Cambria"/>
          <w:i/>
          <w:color w:val="C00000"/>
          <w:sz w:val="26"/>
          <w:szCs w:val="26"/>
        </w:rPr>
        <w:t>E. coli</w:t>
      </w:r>
      <w:r>
        <w:rPr>
          <w:rFonts w:ascii="Cambria" w:eastAsia="Cambria" w:hAnsi="Cambria" w:cs="Cambria"/>
          <w:color w:val="C00000"/>
          <w:sz w:val="26"/>
          <w:szCs w:val="26"/>
        </w:rPr>
        <w:t xml:space="preserve"> có chứa N</w:t>
      </w:r>
      <w:r>
        <w:rPr>
          <w:rFonts w:ascii="Cambria" w:eastAsia="Cambria" w:hAnsi="Cambria" w:cs="Cambria"/>
          <w:color w:val="C00000"/>
          <w:sz w:val="26"/>
          <w:szCs w:val="26"/>
          <w:vertAlign w:val="superscript"/>
        </w:rPr>
        <w:t>15</w:t>
      </w:r>
      <w:r>
        <w:rPr>
          <w:rFonts w:ascii="Cambria" w:eastAsia="Cambria" w:hAnsi="Cambria" w:cs="Cambria"/>
          <w:color w:val="C00000"/>
          <w:sz w:val="26"/>
          <w:szCs w:val="26"/>
        </w:rPr>
        <w:t xml:space="preserve"> phóng xạ được tạo ra trong quá trình trên.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4. </w:t>
      </w:r>
    </w:p>
    <w:p w:rsidR="00B2319B" w:rsidRDefault="002A7DC3">
      <w:pPr>
        <w:spacing w:after="0" w:line="288" w:lineRule="auto"/>
        <w:jc w:val="center"/>
        <w:rPr>
          <w:rFonts w:ascii="Cambria" w:eastAsia="Cambria" w:hAnsi="Cambria" w:cs="Cambria"/>
          <w:b/>
          <w:i/>
          <w:sz w:val="26"/>
          <w:szCs w:val="26"/>
        </w:rPr>
      </w:pPr>
      <w:r>
        <w:rPr>
          <w:rFonts w:ascii="Cambria" w:eastAsia="Cambria" w:hAnsi="Cambria" w:cs="Cambria"/>
          <w:b/>
          <w:i/>
          <w:sz w:val="26"/>
          <w:szCs w:val="26"/>
        </w:rPr>
        <w:t>Hướng dẫn giải: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Tổng số nucleotide là: N=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L</m:t>
            </m:r>
          </m:num>
          <m:den>
            <m:r>
              <w:rPr>
                <w:rFonts w:ascii="Cambria Math" w:eastAsia="Cambria Math" w:hAnsi="Cambria Math" w:cs="Cambria Math"/>
                <w:color w:val="C00000"/>
                <w:sz w:val="26"/>
                <w:szCs w:val="26"/>
              </w:rPr>
              <m:t>3,4</m:t>
            </m:r>
          </m:den>
        </m:f>
        <m:r>
          <w:rPr>
            <w:rFonts w:ascii="Cambria Math" w:eastAsia="Cambria Math" w:hAnsi="Cambria Math" w:cs="Cambria Math"/>
            <w:color w:val="C00000"/>
            <w:sz w:val="26"/>
            <w:szCs w:val="26"/>
          </w:rPr>
          <m:t xml:space="preserve"> x 2</m:t>
        </m:r>
      </m:oMath>
      <w:r>
        <w:rPr>
          <w:rFonts w:ascii="Cambria" w:eastAsia="Cambria" w:hAnsi="Cambria" w:cs="Cambria"/>
          <w:color w:val="C00000"/>
          <w:sz w:val="26"/>
          <w:szCs w:val="26"/>
        </w:rPr>
        <w:t xml:space="preserve">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4250</m:t>
            </m:r>
          </m:num>
          <m:den>
            <m:r>
              <w:rPr>
                <w:rFonts w:ascii="Cambria Math" w:eastAsia="Cambria Math" w:hAnsi="Cambria Math" w:cs="Cambria Math"/>
                <w:color w:val="C00000"/>
                <w:sz w:val="26"/>
                <w:szCs w:val="26"/>
              </w:rPr>
              <m:t>3,4</m:t>
            </m:r>
          </m:den>
        </m:f>
        <m:r>
          <w:rPr>
            <w:rFonts w:ascii="Cambria Math" w:eastAsia="Cambria Math" w:hAnsi="Cambria Math" w:cs="Cambria Math"/>
            <w:color w:val="C00000"/>
            <w:sz w:val="26"/>
            <w:szCs w:val="26"/>
          </w:rPr>
          <m:t xml:space="preserve"> x 2</m:t>
        </m:r>
      </m:oMath>
      <w:r>
        <w:rPr>
          <w:rFonts w:ascii="Cambria" w:eastAsia="Cambria" w:hAnsi="Cambria" w:cs="Cambria"/>
          <w:color w:val="C00000"/>
          <w:sz w:val="26"/>
          <w:szCs w:val="26"/>
        </w:rPr>
        <w:t xml:space="preserve"> = 2500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A+T=40%N=1000 →A=T=500, G=C=750 </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Mạch 1:</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=220→A</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=500−220=280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C</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=20%N/2=250→G</w:t>
      </w:r>
      <w:r>
        <w:rPr>
          <w:rFonts w:ascii="Cambria" w:eastAsia="Cambria" w:hAnsi="Cambria" w:cs="Cambria"/>
          <w:color w:val="C00000"/>
          <w:sz w:val="26"/>
          <w:szCs w:val="26"/>
          <w:vertAlign w:val="subscript"/>
        </w:rPr>
        <w:t>1</w:t>
      </w:r>
      <w:r>
        <w:rPr>
          <w:rFonts w:ascii="Cambria" w:eastAsia="Cambria" w:hAnsi="Cambria" w:cs="Cambria"/>
          <w:color w:val="C00000"/>
          <w:sz w:val="26"/>
          <w:szCs w:val="26"/>
        </w:rPr>
        <w:t>=750−250=500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Mạch </w:t>
      </w:r>
      <w:proofErr w:type="gramStart"/>
      <w:r>
        <w:rPr>
          <w:rFonts w:ascii="Cambria" w:eastAsia="Cambria" w:hAnsi="Cambria" w:cs="Cambria"/>
          <w:color w:val="C00000"/>
          <w:sz w:val="26"/>
          <w:szCs w:val="26"/>
        </w:rPr>
        <w:t>2 :</w:t>
      </w:r>
      <w:proofErr w:type="gramEnd"/>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smallCaps/>
          <w:color w:val="C00000"/>
          <w:sz w:val="26"/>
          <w:szCs w:val="26"/>
        </w:rPr>
        <w:t>A</w:t>
      </w:r>
      <w:r>
        <w:rPr>
          <w:rFonts w:ascii="Cambria" w:eastAsia="Cambria" w:hAnsi="Cambria" w:cs="Cambria"/>
          <w:smallCaps/>
          <w:color w:val="C00000"/>
          <w:sz w:val="26"/>
          <w:szCs w:val="26"/>
          <w:vertAlign w:val="subscript"/>
        </w:rPr>
        <w:t>2</w:t>
      </w:r>
      <w:r>
        <w:rPr>
          <w:rFonts w:ascii="Cambria" w:eastAsia="Cambria" w:hAnsi="Cambria" w:cs="Cambria"/>
          <w:smallCaps/>
          <w:color w:val="C00000"/>
          <w:sz w:val="26"/>
          <w:szCs w:val="26"/>
        </w:rPr>
        <w:t>=T</w:t>
      </w:r>
      <w:r>
        <w:rPr>
          <w:rFonts w:ascii="Cambria" w:eastAsia="Cambria" w:hAnsi="Cambria" w:cs="Cambria"/>
          <w:smallCaps/>
          <w:color w:val="C00000"/>
          <w:sz w:val="26"/>
          <w:szCs w:val="26"/>
          <w:vertAlign w:val="subscript"/>
        </w:rPr>
        <w:t>1</w:t>
      </w:r>
      <w:r>
        <w:rPr>
          <w:rFonts w:ascii="Cambria" w:eastAsia="Cambria" w:hAnsi="Cambria" w:cs="Cambria"/>
          <w:smallCaps/>
          <w:color w:val="C00000"/>
          <w:sz w:val="26"/>
          <w:szCs w:val="26"/>
        </w:rPr>
        <w:t>=</w:t>
      </w:r>
      <w:proofErr w:type="gramStart"/>
      <w:r>
        <w:rPr>
          <w:rFonts w:ascii="Cambria" w:eastAsia="Cambria" w:hAnsi="Cambria" w:cs="Cambria"/>
          <w:smallCaps/>
          <w:color w:val="C00000"/>
          <w:sz w:val="26"/>
          <w:szCs w:val="26"/>
        </w:rPr>
        <w:t>220;T</w:t>
      </w:r>
      <w:proofErr w:type="gramEnd"/>
      <w:r>
        <w:rPr>
          <w:rFonts w:ascii="Cambria" w:eastAsia="Cambria" w:hAnsi="Cambria" w:cs="Cambria"/>
          <w:smallCaps/>
          <w:color w:val="C00000"/>
          <w:sz w:val="26"/>
          <w:szCs w:val="26"/>
          <w:vertAlign w:val="subscript"/>
        </w:rPr>
        <w:t>2</w:t>
      </w:r>
      <w:r>
        <w:rPr>
          <w:rFonts w:ascii="Cambria" w:eastAsia="Cambria" w:hAnsi="Cambria" w:cs="Cambria"/>
          <w:smallCaps/>
          <w:color w:val="C00000"/>
          <w:sz w:val="26"/>
          <w:szCs w:val="26"/>
        </w:rPr>
        <w:t>=A</w:t>
      </w:r>
      <w:r>
        <w:rPr>
          <w:rFonts w:ascii="Cambria" w:eastAsia="Cambria" w:hAnsi="Cambria" w:cs="Cambria"/>
          <w:smallCaps/>
          <w:color w:val="C00000"/>
          <w:sz w:val="26"/>
          <w:szCs w:val="26"/>
          <w:vertAlign w:val="subscript"/>
        </w:rPr>
        <w:t>1</w:t>
      </w:r>
      <w:r>
        <w:rPr>
          <w:rFonts w:ascii="Cambria" w:eastAsia="Cambria" w:hAnsi="Cambria" w:cs="Cambria"/>
          <w:smallCaps/>
          <w:color w:val="C00000"/>
          <w:sz w:val="26"/>
          <w:szCs w:val="26"/>
        </w:rPr>
        <w:t>=280;G</w:t>
      </w:r>
      <w:r>
        <w:rPr>
          <w:rFonts w:ascii="Cambria" w:eastAsia="Cambria" w:hAnsi="Cambria" w:cs="Cambria"/>
          <w:smallCaps/>
          <w:color w:val="C00000"/>
          <w:sz w:val="26"/>
          <w:szCs w:val="26"/>
          <w:vertAlign w:val="subscript"/>
        </w:rPr>
        <w:t>2</w:t>
      </w:r>
      <w:r>
        <w:rPr>
          <w:rFonts w:ascii="Cambria" w:eastAsia="Cambria" w:hAnsi="Cambria" w:cs="Cambria"/>
          <w:smallCaps/>
          <w:color w:val="C00000"/>
          <w:sz w:val="26"/>
          <w:szCs w:val="26"/>
        </w:rPr>
        <w:t>=C</w:t>
      </w:r>
      <w:r>
        <w:rPr>
          <w:rFonts w:ascii="Cambria" w:eastAsia="Cambria" w:hAnsi="Cambria" w:cs="Cambria"/>
          <w:smallCaps/>
          <w:color w:val="C00000"/>
          <w:sz w:val="26"/>
          <w:szCs w:val="26"/>
          <w:vertAlign w:val="subscript"/>
        </w:rPr>
        <w:t>1</w:t>
      </w:r>
      <w:r>
        <w:rPr>
          <w:rFonts w:ascii="Cambria" w:eastAsia="Cambria" w:hAnsi="Cambria" w:cs="Cambria"/>
          <w:smallCaps/>
          <w:color w:val="C00000"/>
          <w:sz w:val="26"/>
          <w:szCs w:val="26"/>
        </w:rPr>
        <w:t>=250;C</w:t>
      </w:r>
      <w:r>
        <w:rPr>
          <w:rFonts w:ascii="Cambria" w:eastAsia="Cambria" w:hAnsi="Cambria" w:cs="Cambria"/>
          <w:smallCaps/>
          <w:color w:val="C00000"/>
          <w:sz w:val="26"/>
          <w:szCs w:val="26"/>
          <w:vertAlign w:val="subscript"/>
        </w:rPr>
        <w:t>2</w:t>
      </w:r>
      <w:r>
        <w:rPr>
          <w:rFonts w:ascii="Cambria" w:eastAsia="Cambria" w:hAnsi="Cambria" w:cs="Cambria"/>
          <w:smallCaps/>
          <w:color w:val="C00000"/>
          <w:sz w:val="26"/>
          <w:szCs w:val="26"/>
        </w:rPr>
        <w:t>=G</w:t>
      </w:r>
      <w:r>
        <w:rPr>
          <w:rFonts w:ascii="Cambria" w:eastAsia="Cambria" w:hAnsi="Cambria" w:cs="Cambria"/>
          <w:smallCaps/>
          <w:color w:val="C00000"/>
          <w:sz w:val="26"/>
          <w:szCs w:val="26"/>
          <w:vertAlign w:val="subscript"/>
        </w:rPr>
        <w:t>1</w:t>
      </w:r>
      <w:r>
        <w:rPr>
          <w:rFonts w:ascii="Cambria" w:eastAsia="Cambria" w:hAnsi="Cambria" w:cs="Cambria"/>
          <w:smallCaps/>
          <w:color w:val="C00000"/>
          <w:sz w:val="26"/>
          <w:szCs w:val="26"/>
        </w:rPr>
        <w:t>=500</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 mạch 2 có C chiếm: 500/1250 = </w:t>
      </w:r>
      <w:r>
        <w:rPr>
          <w:rFonts w:ascii="Cambria" w:eastAsia="Cambria" w:hAnsi="Cambria" w:cs="Cambria"/>
          <w:b/>
          <w:color w:val="C00000"/>
          <w:sz w:val="26"/>
          <w:szCs w:val="26"/>
        </w:rPr>
        <w:t>40</w:t>
      </w:r>
      <w:r>
        <w:rPr>
          <w:rFonts w:ascii="Cambria" w:eastAsia="Cambria" w:hAnsi="Cambria" w:cs="Cambria"/>
          <w:color w:val="C00000"/>
          <w:sz w:val="26"/>
          <w:szCs w:val="26"/>
        </w:rPr>
        <w:t>%</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b/>
          <w:sz w:val="26"/>
          <w:szCs w:val="26"/>
        </w:rPr>
        <w:t xml:space="preserve">Câu 5. </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Hướng dẫn giải: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Tổng số </w:t>
      </w:r>
      <w:r>
        <w:rPr>
          <w:rFonts w:ascii="Cambria" w:eastAsia="Cambria" w:hAnsi="Cambria" w:cs="Cambria"/>
          <w:color w:val="C00000"/>
          <w:sz w:val="26"/>
          <w:szCs w:val="26"/>
          <w:highlight w:val="white"/>
        </w:rPr>
        <w:t xml:space="preserve">nucleotide A và G của chuỗi </w:t>
      </w:r>
      <w:r>
        <w:rPr>
          <w:rFonts w:ascii="Cambria" w:eastAsia="Cambria" w:hAnsi="Cambria" w:cs="Cambria"/>
          <w:color w:val="C00000"/>
          <w:sz w:val="26"/>
          <w:szCs w:val="26"/>
        </w:rPr>
        <w:t>polynucleotide là: A = 6, G = 9</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Theo NTBS, ta có H = 2A+3G = 2 x 6 + 3 x 9 = </w:t>
      </w:r>
      <w:r>
        <w:rPr>
          <w:rFonts w:ascii="Cambria" w:eastAsia="Cambria" w:hAnsi="Cambria" w:cs="Cambria"/>
          <w:b/>
          <w:color w:val="C00000"/>
          <w:sz w:val="26"/>
          <w:szCs w:val="26"/>
        </w:rPr>
        <w:t>39</w:t>
      </w:r>
      <w:r>
        <w:rPr>
          <w:rFonts w:ascii="Cambria" w:eastAsia="Cambria" w:hAnsi="Cambria" w:cs="Cambria"/>
          <w:color w:val="C00000"/>
          <w:sz w:val="26"/>
          <w:szCs w:val="26"/>
        </w:rPr>
        <w:t xml:space="preserve"> (liên kết hydrogen)</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6. </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Hướng dẫn giải: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highlight w:val="white"/>
        </w:rPr>
        <w:t>Giả sử mạch 1 của gen có 150 A và 120 T.</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highlight w:val="white"/>
        </w:rPr>
        <w:t>Ta có: A gen = Tgen = A</w:t>
      </w:r>
      <w:r>
        <w:rPr>
          <w:rFonts w:ascii="Cambria" w:eastAsia="Cambria" w:hAnsi="Cambria" w:cs="Cambria"/>
          <w:color w:val="C00000"/>
          <w:sz w:val="26"/>
          <w:szCs w:val="26"/>
          <w:highlight w:val="white"/>
          <w:vertAlign w:val="subscript"/>
        </w:rPr>
        <w:t>1</w:t>
      </w:r>
      <w:r>
        <w:rPr>
          <w:rFonts w:ascii="Cambria" w:eastAsia="Cambria" w:hAnsi="Cambria" w:cs="Cambria"/>
          <w:color w:val="C00000"/>
          <w:sz w:val="26"/>
          <w:szCs w:val="26"/>
          <w:highlight w:val="white"/>
        </w:rPr>
        <w:t> + T</w:t>
      </w:r>
      <w:r>
        <w:rPr>
          <w:rFonts w:ascii="Cambria" w:eastAsia="Cambria" w:hAnsi="Cambria" w:cs="Cambria"/>
          <w:color w:val="C00000"/>
          <w:sz w:val="26"/>
          <w:szCs w:val="26"/>
          <w:highlight w:val="white"/>
          <w:vertAlign w:val="subscript"/>
        </w:rPr>
        <w:t>1</w:t>
      </w:r>
      <w:r>
        <w:rPr>
          <w:rFonts w:ascii="Cambria" w:eastAsia="Cambria" w:hAnsi="Cambria" w:cs="Cambria"/>
          <w:color w:val="C00000"/>
          <w:sz w:val="26"/>
          <w:szCs w:val="26"/>
          <w:highlight w:val="white"/>
        </w:rPr>
        <w:t> = 150 + 120 = 270 Nu</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highlight w:val="white"/>
        </w:rPr>
        <w:t>G = 20% → A = T = 30%</w:t>
      </w:r>
    </w:p>
    <w:p w:rsidR="00B2319B" w:rsidRDefault="002A7DC3">
      <w:pPr>
        <w:spacing w:after="0" w:line="288" w:lineRule="auto"/>
        <w:jc w:val="both"/>
        <w:rPr>
          <w:rFonts w:ascii="Cambria" w:eastAsia="Cambria" w:hAnsi="Cambria" w:cs="Cambria"/>
          <w:color w:val="000000"/>
          <w:sz w:val="26"/>
          <w:szCs w:val="26"/>
        </w:rPr>
      </w:pPr>
      <w:r>
        <w:rPr>
          <w:rFonts w:ascii="Cambria" w:eastAsia="Cambria" w:hAnsi="Cambria" w:cs="Cambria"/>
          <w:color w:val="C00000"/>
          <w:sz w:val="26"/>
          <w:szCs w:val="26"/>
          <w:highlight w:val="white"/>
        </w:rPr>
        <w:t>Số nucleotide loại G là: G = C = (270 x 2</w:t>
      </w:r>
      <w:proofErr w:type="gramStart"/>
      <w:r>
        <w:rPr>
          <w:rFonts w:ascii="Cambria" w:eastAsia="Cambria" w:hAnsi="Cambria" w:cs="Cambria"/>
          <w:color w:val="C00000"/>
          <w:sz w:val="26"/>
          <w:szCs w:val="26"/>
          <w:highlight w:val="white"/>
        </w:rPr>
        <w:t>) :</w:t>
      </w:r>
      <w:proofErr w:type="gramEnd"/>
      <w:r>
        <w:rPr>
          <w:rFonts w:ascii="Cambria" w:eastAsia="Cambria" w:hAnsi="Cambria" w:cs="Cambria"/>
          <w:color w:val="C00000"/>
          <w:sz w:val="26"/>
          <w:szCs w:val="26"/>
          <w:highlight w:val="white"/>
        </w:rPr>
        <w:t xml:space="preserve"> 3 </w:t>
      </w:r>
      <w:r>
        <w:rPr>
          <w:rFonts w:ascii="Cambria" w:eastAsia="Cambria" w:hAnsi="Cambria" w:cs="Cambria"/>
          <w:color w:val="333333"/>
          <w:sz w:val="26"/>
          <w:szCs w:val="26"/>
          <w:highlight w:val="white"/>
        </w:rPr>
        <w:t xml:space="preserve">= </w:t>
      </w:r>
      <w:r>
        <w:rPr>
          <w:rFonts w:ascii="Cambria" w:eastAsia="Cambria" w:hAnsi="Cambria" w:cs="Cambria"/>
          <w:b/>
          <w:color w:val="C00000"/>
          <w:sz w:val="26"/>
          <w:szCs w:val="26"/>
          <w:highlight w:val="white"/>
        </w:rPr>
        <w:t>180 Nu</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7. </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lastRenderedPageBreak/>
        <w:t>Hướng dẫn giải: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Tổng số cặp nucleotide A-T và G-C của chuỗi polynucleotide là: (A-T) = 9, (G-C) = 6</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Theo NTBS, ta có H = 2A+3G = 2 x 9 + 3 x 6 = </w:t>
      </w:r>
      <w:r>
        <w:rPr>
          <w:rFonts w:ascii="Cambria" w:eastAsia="Cambria" w:hAnsi="Cambria" w:cs="Cambria"/>
          <w:b/>
          <w:color w:val="C00000"/>
          <w:sz w:val="26"/>
          <w:szCs w:val="26"/>
        </w:rPr>
        <w:t>36</w:t>
      </w:r>
      <w:r>
        <w:rPr>
          <w:rFonts w:ascii="Cambria" w:eastAsia="Cambria" w:hAnsi="Cambria" w:cs="Cambria"/>
          <w:color w:val="C00000"/>
          <w:sz w:val="26"/>
          <w:szCs w:val="26"/>
        </w:rPr>
        <w:t xml:space="preserve"> (liên kết hydrogene)</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8. </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Hướng dẫn giải: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Do A = T, G = C</w:t>
      </w:r>
    </w:p>
    <w:p w:rsidR="00B2319B" w:rsidRDefault="002A7DC3">
      <w:pPr>
        <w:spacing w:after="0" w:line="288" w:lineRule="auto"/>
        <w:jc w:val="both"/>
        <w:rPr>
          <w:rFonts w:ascii="Cambria" w:eastAsia="Cambria" w:hAnsi="Cambria" w:cs="Cambria"/>
          <w:color w:val="C00000"/>
          <w:sz w:val="26"/>
          <w:szCs w:val="26"/>
        </w:rPr>
      </w:pP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 xml:space="preserve">A + T </m:t>
            </m:r>
          </m:num>
          <m:den>
            <m:r>
              <w:rPr>
                <w:rFonts w:ascii="Cambria Math" w:eastAsia="Cambria Math" w:hAnsi="Cambria Math" w:cs="Cambria Math"/>
                <w:color w:val="C00000"/>
                <w:sz w:val="26"/>
                <w:szCs w:val="26"/>
              </w:rPr>
              <m:t>G + C</m:t>
            </m:r>
          </m:den>
        </m:f>
        <m:r>
          <w:rPr>
            <w:rFonts w:ascii="Cambria Math" w:eastAsia="Cambria Math" w:hAnsi="Cambria Math" w:cs="Cambria Math"/>
            <w:color w:val="C00000"/>
            <w:sz w:val="26"/>
            <w:szCs w:val="26"/>
          </w:rPr>
          <m:t>=</m:t>
        </m:r>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1</m:t>
            </m:r>
          </m:num>
          <m:den>
            <m:r>
              <w:rPr>
                <w:rFonts w:ascii="Cambria Math" w:eastAsia="Cambria Math" w:hAnsi="Cambria Math" w:cs="Cambria Math"/>
                <w:color w:val="C00000"/>
                <w:sz w:val="26"/>
                <w:szCs w:val="26"/>
              </w:rPr>
              <m:t>4</m:t>
            </m:r>
          </m:den>
        </m:f>
      </m:oMath>
      <w:r>
        <w:rPr>
          <w:rFonts w:ascii="Cambria" w:eastAsia="Cambria" w:hAnsi="Cambria" w:cs="Cambria"/>
          <w:color w:val="C00000"/>
          <w:sz w:val="26"/>
          <w:szCs w:val="26"/>
        </w:rPr>
        <w:t xml:space="preserve">  🡪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2A</m:t>
            </m:r>
          </m:num>
          <m:den>
            <m:r>
              <w:rPr>
                <w:rFonts w:ascii="Cambria Math" w:eastAsia="Cambria Math" w:hAnsi="Cambria Math" w:cs="Cambria Math"/>
                <w:color w:val="C00000"/>
                <w:sz w:val="26"/>
                <w:szCs w:val="26"/>
              </w:rPr>
              <m:t>2G</m:t>
            </m:r>
          </m:den>
        </m:f>
        <m:r>
          <w:rPr>
            <w:rFonts w:ascii="Cambria Math" w:eastAsia="Cambria Math" w:hAnsi="Cambria Math" w:cs="Cambria Math"/>
            <w:color w:val="C00000"/>
            <w:sz w:val="26"/>
            <w:szCs w:val="26"/>
          </w:rPr>
          <m:t>=</m:t>
        </m:r>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1</m:t>
            </m:r>
          </m:num>
          <m:den>
            <m:r>
              <w:rPr>
                <w:rFonts w:ascii="Cambria Math" w:eastAsia="Cambria Math" w:hAnsi="Cambria Math" w:cs="Cambria Math"/>
                <w:color w:val="C00000"/>
                <w:sz w:val="26"/>
                <w:szCs w:val="26"/>
              </w:rPr>
              <m:t>4</m:t>
            </m:r>
          </m:den>
        </m:f>
      </m:oMath>
      <w:r>
        <w:rPr>
          <w:rFonts w:ascii="Cambria" w:eastAsia="Cambria" w:hAnsi="Cambria" w:cs="Cambria"/>
          <w:color w:val="C00000"/>
          <w:sz w:val="26"/>
          <w:szCs w:val="26"/>
        </w:rPr>
        <w:t xml:space="preserve"> 🡪 </w:t>
      </w:r>
      <m:oMath>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A</m:t>
            </m:r>
          </m:num>
          <m:den>
            <m:r>
              <w:rPr>
                <w:rFonts w:ascii="Cambria Math" w:eastAsia="Cambria Math" w:hAnsi="Cambria Math" w:cs="Cambria Math"/>
                <w:color w:val="C00000"/>
                <w:sz w:val="26"/>
                <w:szCs w:val="26"/>
              </w:rPr>
              <m:t>G</m:t>
            </m:r>
          </m:den>
        </m:f>
        <m:r>
          <w:rPr>
            <w:rFonts w:ascii="Cambria Math" w:eastAsia="Cambria Math" w:hAnsi="Cambria Math" w:cs="Cambria Math"/>
            <w:color w:val="C00000"/>
            <w:sz w:val="26"/>
            <w:szCs w:val="26"/>
          </w:rPr>
          <m:t>=</m:t>
        </m:r>
        <m:f>
          <m:fPr>
            <m:ctrlPr>
              <w:rPr>
                <w:rFonts w:ascii="Cambria Math" w:eastAsia="Cambria Math" w:hAnsi="Cambria Math" w:cs="Cambria Math"/>
                <w:color w:val="C00000"/>
                <w:sz w:val="26"/>
                <w:szCs w:val="26"/>
              </w:rPr>
            </m:ctrlPr>
          </m:fPr>
          <m:num>
            <m:r>
              <w:rPr>
                <w:rFonts w:ascii="Cambria Math" w:eastAsia="Cambria Math" w:hAnsi="Cambria Math" w:cs="Cambria Math"/>
                <w:color w:val="C00000"/>
                <w:sz w:val="26"/>
                <w:szCs w:val="26"/>
              </w:rPr>
              <m:t>1</m:t>
            </m:r>
          </m:num>
          <m:den>
            <m:r>
              <w:rPr>
                <w:rFonts w:ascii="Cambria Math" w:eastAsia="Cambria Math" w:hAnsi="Cambria Math" w:cs="Cambria Math"/>
                <w:color w:val="C00000"/>
                <w:sz w:val="26"/>
                <w:szCs w:val="26"/>
              </w:rPr>
              <m:t>4</m:t>
            </m:r>
          </m:den>
        </m:f>
      </m:oMath>
      <w:r>
        <w:rPr>
          <w:rFonts w:ascii="Cambria" w:eastAsia="Cambria" w:hAnsi="Cambria" w:cs="Cambria"/>
          <w:color w:val="C00000"/>
          <w:sz w:val="26"/>
          <w:szCs w:val="26"/>
        </w:rPr>
        <w:t xml:space="preserve">  (1)</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Mặt khác: A+ G = 50% (2) </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Từ (1) và (2) → G = </w:t>
      </w:r>
      <w:r>
        <w:rPr>
          <w:rFonts w:ascii="Cambria" w:eastAsia="Cambria" w:hAnsi="Cambria" w:cs="Cambria"/>
          <w:b/>
          <w:color w:val="C00000"/>
          <w:sz w:val="26"/>
          <w:szCs w:val="26"/>
        </w:rPr>
        <w:t>40</w:t>
      </w:r>
      <w:r>
        <w:rPr>
          <w:rFonts w:ascii="Cambria" w:eastAsia="Cambria" w:hAnsi="Cambria" w:cs="Cambria"/>
          <w:color w:val="C00000"/>
          <w:sz w:val="26"/>
          <w:szCs w:val="26"/>
        </w:rPr>
        <w:t>%</w:t>
      </w:r>
    </w:p>
    <w:p w:rsidR="00B2319B" w:rsidRDefault="002A7DC3">
      <w:pPr>
        <w:spacing w:after="0" w:line="288" w:lineRule="auto"/>
        <w:jc w:val="both"/>
        <w:rPr>
          <w:rFonts w:ascii="Cambria" w:eastAsia="Cambria" w:hAnsi="Cambria" w:cs="Cambria"/>
          <w:sz w:val="26"/>
          <w:szCs w:val="26"/>
        </w:rPr>
      </w:pPr>
      <w:r>
        <w:rPr>
          <w:rFonts w:ascii="Cambria" w:eastAsia="Cambria" w:hAnsi="Cambria" w:cs="Cambria"/>
          <w:b/>
          <w:sz w:val="26"/>
          <w:szCs w:val="26"/>
        </w:rPr>
        <w:t xml:space="preserve">Câu 9. </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Hướng dẫn giải:</w:t>
      </w:r>
    </w:p>
    <w:p w:rsidR="00B2319B" w:rsidRDefault="002A7DC3">
      <w:pPr>
        <w:spacing w:after="0" w:line="288" w:lineRule="auto"/>
        <w:jc w:val="both"/>
        <w:rPr>
          <w:rFonts w:ascii="Cambria" w:eastAsia="Cambria" w:hAnsi="Cambria" w:cs="Cambria"/>
          <w:color w:val="C00000"/>
          <w:sz w:val="26"/>
          <w:szCs w:val="26"/>
        </w:rPr>
      </w:pPr>
      <w:r>
        <w:rPr>
          <w:rFonts w:ascii="Cambria" w:eastAsia="Cambria" w:hAnsi="Cambria" w:cs="Cambria"/>
          <w:color w:val="C00000"/>
          <w:sz w:val="26"/>
          <w:szCs w:val="26"/>
        </w:rPr>
        <w:t xml:space="preserve">Có </w:t>
      </w:r>
      <w:r>
        <w:rPr>
          <w:rFonts w:ascii="Cambria" w:eastAsia="Cambria" w:hAnsi="Cambria" w:cs="Cambria"/>
          <w:b/>
          <w:color w:val="C00000"/>
          <w:sz w:val="26"/>
          <w:szCs w:val="26"/>
        </w:rPr>
        <w:t>5</w:t>
      </w:r>
      <w:r>
        <w:rPr>
          <w:rFonts w:ascii="Cambria" w:eastAsia="Cambria" w:hAnsi="Cambria" w:cs="Cambria"/>
          <w:color w:val="C00000"/>
          <w:sz w:val="26"/>
          <w:szCs w:val="26"/>
        </w:rPr>
        <w:t xml:space="preserve"> thành phần tham gia vào quá trình tái bản (nhân đôi) DNA đó là DNA polimerase, Adenine, Guanine, Cytosine, DNA ligase.</w:t>
      </w:r>
    </w:p>
    <w:p w:rsidR="00B2319B" w:rsidRDefault="002A7DC3">
      <w:pPr>
        <w:spacing w:after="0" w:line="288" w:lineRule="auto"/>
        <w:jc w:val="both"/>
        <w:rPr>
          <w:rFonts w:ascii="Cambria" w:eastAsia="Cambria" w:hAnsi="Cambria" w:cs="Cambria"/>
          <w:b/>
          <w:sz w:val="26"/>
          <w:szCs w:val="26"/>
        </w:rPr>
      </w:pPr>
      <w:r>
        <w:rPr>
          <w:rFonts w:ascii="Cambria" w:eastAsia="Cambria" w:hAnsi="Cambria" w:cs="Cambria"/>
          <w:b/>
          <w:sz w:val="26"/>
          <w:szCs w:val="26"/>
        </w:rPr>
        <w:t xml:space="preserve">Câu 10. </w:t>
      </w:r>
    </w:p>
    <w:p w:rsidR="00B2319B" w:rsidRDefault="002A7DC3">
      <w:pPr>
        <w:spacing w:after="0" w:line="288" w:lineRule="auto"/>
        <w:jc w:val="center"/>
        <w:rPr>
          <w:rFonts w:ascii="Cambria" w:eastAsia="Cambria" w:hAnsi="Cambria" w:cs="Cambria"/>
          <w:b/>
          <w:i/>
          <w:color w:val="C00000"/>
          <w:sz w:val="26"/>
          <w:szCs w:val="26"/>
        </w:rPr>
      </w:pPr>
      <w:r>
        <w:rPr>
          <w:rFonts w:ascii="Cambria" w:eastAsia="Cambria" w:hAnsi="Cambria" w:cs="Cambria"/>
          <w:b/>
          <w:i/>
          <w:color w:val="C00000"/>
          <w:sz w:val="26"/>
          <w:szCs w:val="26"/>
        </w:rPr>
        <w:t>Hướng dẫn giải:</w:t>
      </w:r>
    </w:p>
    <w:p w:rsidR="00B2319B" w:rsidRDefault="00B2319B">
      <w:pPr>
        <w:spacing w:after="0" w:line="288" w:lineRule="auto"/>
        <w:jc w:val="both"/>
        <w:rPr>
          <w:rFonts w:ascii="Cambria" w:eastAsia="Cambria" w:hAnsi="Cambria" w:cs="Cambria"/>
          <w:color w:val="C00000"/>
          <w:sz w:val="26"/>
          <w:szCs w:val="26"/>
          <w:highlight w:val="white"/>
        </w:rPr>
      </w:pPr>
    </w:p>
    <w:tbl>
      <w:tblPr>
        <w:tblStyle w:val="aff"/>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8"/>
        <w:gridCol w:w="1461"/>
        <w:gridCol w:w="1461"/>
        <w:gridCol w:w="1461"/>
        <w:gridCol w:w="1520"/>
        <w:gridCol w:w="1520"/>
        <w:gridCol w:w="1439"/>
      </w:tblGrid>
      <w:tr w:rsidR="00B2319B">
        <w:tc>
          <w:tcPr>
            <w:tcW w:w="1568" w:type="dxa"/>
            <w:vMerge w:val="restart"/>
            <w:shd w:val="clear" w:color="auto" w:fill="auto"/>
          </w:tcPr>
          <w:p w:rsidR="00B2319B" w:rsidRDefault="00B2319B">
            <w:pPr>
              <w:spacing w:line="288" w:lineRule="auto"/>
              <w:jc w:val="center"/>
              <w:rPr>
                <w:rFonts w:ascii="Cambria" w:eastAsia="Cambria" w:hAnsi="Cambria" w:cs="Cambria"/>
                <w:sz w:val="26"/>
                <w:szCs w:val="26"/>
              </w:rPr>
            </w:pPr>
          </w:p>
        </w:tc>
        <w:tc>
          <w:tcPr>
            <w:tcW w:w="8862" w:type="dxa"/>
            <w:gridSpan w:val="6"/>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Thành phần</w:t>
            </w:r>
          </w:p>
        </w:tc>
      </w:tr>
      <w:tr w:rsidR="00B2319B">
        <w:tc>
          <w:tcPr>
            <w:tcW w:w="1568" w:type="dxa"/>
            <w:vMerge/>
            <w:shd w:val="clear" w:color="auto" w:fill="auto"/>
          </w:tcPr>
          <w:p w:rsidR="00B2319B" w:rsidRDefault="00B2319B">
            <w:pPr>
              <w:widowControl w:val="0"/>
              <w:pBdr>
                <w:top w:val="nil"/>
                <w:left w:val="nil"/>
                <w:bottom w:val="nil"/>
                <w:right w:val="nil"/>
                <w:between w:val="nil"/>
              </w:pBdr>
              <w:spacing w:line="276" w:lineRule="auto"/>
              <w:rPr>
                <w:rFonts w:ascii="Cambria" w:eastAsia="Cambria" w:hAnsi="Cambria" w:cs="Cambria"/>
                <w:b/>
                <w:sz w:val="26"/>
                <w:szCs w:val="26"/>
              </w:rPr>
            </w:pPr>
          </w:p>
        </w:tc>
        <w:tc>
          <w:tcPr>
            <w:tcW w:w="4383" w:type="dxa"/>
            <w:gridSpan w:val="3"/>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N14</w:t>
            </w:r>
          </w:p>
        </w:tc>
        <w:tc>
          <w:tcPr>
            <w:tcW w:w="4479" w:type="dxa"/>
            <w:gridSpan w:val="3"/>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N15</w:t>
            </w:r>
          </w:p>
        </w:tc>
      </w:tr>
      <w:tr w:rsidR="00B2319B">
        <w:tc>
          <w:tcPr>
            <w:tcW w:w="1568" w:type="dxa"/>
            <w:vMerge/>
            <w:shd w:val="clear" w:color="auto" w:fill="auto"/>
          </w:tcPr>
          <w:p w:rsidR="00B2319B" w:rsidRDefault="00B2319B">
            <w:pPr>
              <w:widowControl w:val="0"/>
              <w:pBdr>
                <w:top w:val="nil"/>
                <w:left w:val="nil"/>
                <w:bottom w:val="nil"/>
                <w:right w:val="nil"/>
                <w:between w:val="nil"/>
              </w:pBdr>
              <w:spacing w:line="276" w:lineRule="auto"/>
              <w:rPr>
                <w:rFonts w:ascii="Cambria" w:eastAsia="Cambria" w:hAnsi="Cambria" w:cs="Cambria"/>
                <w:b/>
                <w:sz w:val="26"/>
                <w:szCs w:val="26"/>
              </w:rPr>
            </w:pPr>
          </w:p>
        </w:tc>
        <w:tc>
          <w:tcPr>
            <w:tcW w:w="1461"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0/ N14</w:t>
            </w:r>
          </w:p>
        </w:tc>
        <w:tc>
          <w:tcPr>
            <w:tcW w:w="1461"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1/ N14</w:t>
            </w:r>
          </w:p>
        </w:tc>
        <w:tc>
          <w:tcPr>
            <w:tcW w:w="1461"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2/ N14</w:t>
            </w:r>
          </w:p>
        </w:tc>
        <w:tc>
          <w:tcPr>
            <w:tcW w:w="1520"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3/ N15</w:t>
            </w:r>
          </w:p>
        </w:tc>
        <w:tc>
          <w:tcPr>
            <w:tcW w:w="1520"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4/ N15</w:t>
            </w:r>
          </w:p>
        </w:tc>
        <w:tc>
          <w:tcPr>
            <w:tcW w:w="1439" w:type="dxa"/>
            <w:shd w:val="clear" w:color="auto" w:fill="auto"/>
          </w:tcPr>
          <w:p w:rsidR="00B2319B" w:rsidRDefault="002A7DC3">
            <w:pPr>
              <w:spacing w:line="288" w:lineRule="auto"/>
              <w:jc w:val="center"/>
              <w:rPr>
                <w:rFonts w:ascii="Cambria" w:eastAsia="Cambria" w:hAnsi="Cambria" w:cs="Cambria"/>
                <w:b/>
                <w:sz w:val="26"/>
                <w:szCs w:val="26"/>
              </w:rPr>
            </w:pPr>
            <w:r>
              <w:rPr>
                <w:rFonts w:ascii="Cambria" w:eastAsia="Cambria" w:hAnsi="Cambria" w:cs="Cambria"/>
                <w:b/>
                <w:sz w:val="26"/>
                <w:szCs w:val="26"/>
              </w:rPr>
              <w:t>5/ N15</w:t>
            </w:r>
          </w:p>
        </w:tc>
      </w:tr>
      <w:tr w:rsidR="00B2319B">
        <w:tc>
          <w:tcPr>
            <w:tcW w:w="156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N</w:t>
            </w:r>
            <w:r>
              <w:rPr>
                <w:rFonts w:ascii="Cambria" w:eastAsia="Cambria" w:hAnsi="Cambria" w:cs="Cambria"/>
                <w:sz w:val="26"/>
                <w:szCs w:val="26"/>
                <w:vertAlign w:val="superscript"/>
              </w:rPr>
              <w:t>15</w:t>
            </w:r>
            <w:r>
              <w:rPr>
                <w:rFonts w:ascii="Cambria" w:eastAsia="Cambria" w:hAnsi="Cambria" w:cs="Cambria"/>
                <w:sz w:val="26"/>
                <w:szCs w:val="26"/>
              </w:rPr>
              <w:t>N</w:t>
            </w:r>
            <w:r>
              <w:rPr>
                <w:rFonts w:ascii="Cambria" w:eastAsia="Cambria" w:hAnsi="Cambria" w:cs="Cambria"/>
                <w:sz w:val="26"/>
                <w:szCs w:val="26"/>
                <w:vertAlign w:val="superscript"/>
              </w:rPr>
              <w:t>15</w:t>
            </w:r>
          </w:p>
        </w:tc>
        <w:tc>
          <w:tcPr>
            <w:tcW w:w="1461"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1</w:t>
            </w:r>
          </w:p>
        </w:tc>
        <w:tc>
          <w:tcPr>
            <w:tcW w:w="1461" w:type="dxa"/>
            <w:shd w:val="clear" w:color="auto" w:fill="auto"/>
          </w:tcPr>
          <w:p w:rsidR="00B2319B" w:rsidRDefault="00B2319B">
            <w:pPr>
              <w:spacing w:line="288" w:lineRule="auto"/>
              <w:jc w:val="center"/>
              <w:rPr>
                <w:rFonts w:ascii="Cambria" w:eastAsia="Cambria" w:hAnsi="Cambria" w:cs="Cambria"/>
                <w:sz w:val="26"/>
                <w:szCs w:val="26"/>
              </w:rPr>
            </w:pPr>
          </w:p>
        </w:tc>
        <w:tc>
          <w:tcPr>
            <w:tcW w:w="1461" w:type="dxa"/>
            <w:shd w:val="clear" w:color="auto" w:fill="auto"/>
          </w:tcPr>
          <w:p w:rsidR="00B2319B" w:rsidRDefault="00B2319B">
            <w:pPr>
              <w:spacing w:line="288" w:lineRule="auto"/>
              <w:jc w:val="center"/>
              <w:rPr>
                <w:rFonts w:ascii="Cambria" w:eastAsia="Cambria" w:hAnsi="Cambria" w:cs="Cambria"/>
                <w:sz w:val="26"/>
                <w:szCs w:val="26"/>
              </w:rPr>
            </w:pPr>
          </w:p>
        </w:tc>
        <w:tc>
          <w:tcPr>
            <w:tcW w:w="1520"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w:t>
            </w:r>
          </w:p>
        </w:tc>
        <w:tc>
          <w:tcPr>
            <w:tcW w:w="1520"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10</w:t>
            </w:r>
          </w:p>
        </w:tc>
        <w:tc>
          <w:tcPr>
            <w:tcW w:w="143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26</w:t>
            </w:r>
          </w:p>
        </w:tc>
      </w:tr>
      <w:tr w:rsidR="00B2319B">
        <w:tc>
          <w:tcPr>
            <w:tcW w:w="156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N</w:t>
            </w:r>
            <w:r>
              <w:rPr>
                <w:rFonts w:ascii="Cambria" w:eastAsia="Cambria" w:hAnsi="Cambria" w:cs="Cambria"/>
                <w:sz w:val="26"/>
                <w:szCs w:val="26"/>
                <w:vertAlign w:val="superscript"/>
              </w:rPr>
              <w:t>14</w:t>
            </w:r>
            <w:r>
              <w:rPr>
                <w:rFonts w:ascii="Cambria" w:eastAsia="Cambria" w:hAnsi="Cambria" w:cs="Cambria"/>
                <w:sz w:val="26"/>
                <w:szCs w:val="26"/>
              </w:rPr>
              <w:t>N</w:t>
            </w:r>
            <w:r>
              <w:rPr>
                <w:rFonts w:ascii="Cambria" w:eastAsia="Cambria" w:hAnsi="Cambria" w:cs="Cambria"/>
                <w:sz w:val="26"/>
                <w:szCs w:val="26"/>
                <w:vertAlign w:val="superscript"/>
              </w:rPr>
              <w:t>15</w:t>
            </w:r>
          </w:p>
        </w:tc>
        <w:tc>
          <w:tcPr>
            <w:tcW w:w="1461" w:type="dxa"/>
            <w:shd w:val="clear" w:color="auto" w:fill="auto"/>
          </w:tcPr>
          <w:p w:rsidR="00B2319B" w:rsidRDefault="00B2319B">
            <w:pPr>
              <w:spacing w:line="288" w:lineRule="auto"/>
              <w:jc w:val="center"/>
              <w:rPr>
                <w:rFonts w:ascii="Cambria" w:eastAsia="Cambria" w:hAnsi="Cambria" w:cs="Cambria"/>
                <w:sz w:val="26"/>
                <w:szCs w:val="26"/>
              </w:rPr>
            </w:pPr>
          </w:p>
        </w:tc>
        <w:tc>
          <w:tcPr>
            <w:tcW w:w="1461"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w:t>
            </w:r>
          </w:p>
        </w:tc>
        <w:tc>
          <w:tcPr>
            <w:tcW w:w="1461"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w:t>
            </w:r>
          </w:p>
        </w:tc>
        <w:tc>
          <w:tcPr>
            <w:tcW w:w="1520"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6</w:t>
            </w:r>
          </w:p>
        </w:tc>
        <w:tc>
          <w:tcPr>
            <w:tcW w:w="1520"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6</w:t>
            </w:r>
          </w:p>
        </w:tc>
        <w:tc>
          <w:tcPr>
            <w:tcW w:w="1439"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6</w:t>
            </w:r>
          </w:p>
        </w:tc>
      </w:tr>
      <w:tr w:rsidR="00B2319B">
        <w:tc>
          <w:tcPr>
            <w:tcW w:w="1568"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N</w:t>
            </w:r>
            <w:r>
              <w:rPr>
                <w:rFonts w:ascii="Cambria" w:eastAsia="Cambria" w:hAnsi="Cambria" w:cs="Cambria"/>
                <w:sz w:val="26"/>
                <w:szCs w:val="26"/>
                <w:vertAlign w:val="superscript"/>
              </w:rPr>
              <w:t>14</w:t>
            </w:r>
            <w:r>
              <w:rPr>
                <w:rFonts w:ascii="Cambria" w:eastAsia="Cambria" w:hAnsi="Cambria" w:cs="Cambria"/>
                <w:sz w:val="26"/>
                <w:szCs w:val="26"/>
              </w:rPr>
              <w:t>N</w:t>
            </w:r>
            <w:r>
              <w:rPr>
                <w:rFonts w:ascii="Cambria" w:eastAsia="Cambria" w:hAnsi="Cambria" w:cs="Cambria"/>
                <w:sz w:val="26"/>
                <w:szCs w:val="26"/>
                <w:vertAlign w:val="superscript"/>
              </w:rPr>
              <w:t>14</w:t>
            </w:r>
          </w:p>
        </w:tc>
        <w:tc>
          <w:tcPr>
            <w:tcW w:w="1461" w:type="dxa"/>
            <w:shd w:val="clear" w:color="auto" w:fill="auto"/>
          </w:tcPr>
          <w:p w:rsidR="00B2319B" w:rsidRDefault="00B2319B">
            <w:pPr>
              <w:spacing w:line="288" w:lineRule="auto"/>
              <w:jc w:val="center"/>
              <w:rPr>
                <w:rFonts w:ascii="Cambria" w:eastAsia="Cambria" w:hAnsi="Cambria" w:cs="Cambria"/>
                <w:sz w:val="26"/>
                <w:szCs w:val="26"/>
              </w:rPr>
            </w:pPr>
          </w:p>
        </w:tc>
        <w:tc>
          <w:tcPr>
            <w:tcW w:w="1461" w:type="dxa"/>
            <w:shd w:val="clear" w:color="auto" w:fill="auto"/>
          </w:tcPr>
          <w:p w:rsidR="00B2319B" w:rsidRDefault="00B2319B">
            <w:pPr>
              <w:spacing w:line="288" w:lineRule="auto"/>
              <w:jc w:val="center"/>
              <w:rPr>
                <w:rFonts w:ascii="Cambria" w:eastAsia="Cambria" w:hAnsi="Cambria" w:cs="Cambria"/>
                <w:sz w:val="26"/>
                <w:szCs w:val="26"/>
              </w:rPr>
            </w:pPr>
          </w:p>
        </w:tc>
        <w:tc>
          <w:tcPr>
            <w:tcW w:w="1461" w:type="dxa"/>
            <w:shd w:val="clear" w:color="auto" w:fill="auto"/>
          </w:tcPr>
          <w:p w:rsidR="00B2319B" w:rsidRDefault="002A7DC3">
            <w:pPr>
              <w:spacing w:line="288" w:lineRule="auto"/>
              <w:jc w:val="center"/>
              <w:rPr>
                <w:rFonts w:ascii="Cambria" w:eastAsia="Cambria" w:hAnsi="Cambria" w:cs="Cambria"/>
                <w:sz w:val="26"/>
                <w:szCs w:val="26"/>
              </w:rPr>
            </w:pPr>
            <w:r>
              <w:rPr>
                <w:rFonts w:ascii="Cambria" w:eastAsia="Cambria" w:hAnsi="Cambria" w:cs="Cambria"/>
                <w:sz w:val="26"/>
                <w:szCs w:val="26"/>
              </w:rPr>
              <w:t>2</w:t>
            </w:r>
          </w:p>
        </w:tc>
        <w:tc>
          <w:tcPr>
            <w:tcW w:w="1520" w:type="dxa"/>
            <w:shd w:val="clear" w:color="auto" w:fill="auto"/>
          </w:tcPr>
          <w:p w:rsidR="00B2319B" w:rsidRDefault="00B2319B">
            <w:pPr>
              <w:spacing w:line="288" w:lineRule="auto"/>
              <w:jc w:val="center"/>
              <w:rPr>
                <w:rFonts w:ascii="Cambria" w:eastAsia="Cambria" w:hAnsi="Cambria" w:cs="Cambria"/>
                <w:sz w:val="26"/>
                <w:szCs w:val="26"/>
              </w:rPr>
            </w:pPr>
          </w:p>
        </w:tc>
        <w:tc>
          <w:tcPr>
            <w:tcW w:w="1520" w:type="dxa"/>
            <w:shd w:val="clear" w:color="auto" w:fill="auto"/>
          </w:tcPr>
          <w:p w:rsidR="00B2319B" w:rsidRDefault="00B2319B">
            <w:pPr>
              <w:spacing w:line="288" w:lineRule="auto"/>
              <w:jc w:val="center"/>
              <w:rPr>
                <w:rFonts w:ascii="Cambria" w:eastAsia="Cambria" w:hAnsi="Cambria" w:cs="Cambria"/>
                <w:sz w:val="26"/>
                <w:szCs w:val="26"/>
              </w:rPr>
            </w:pPr>
          </w:p>
        </w:tc>
        <w:tc>
          <w:tcPr>
            <w:tcW w:w="1439" w:type="dxa"/>
            <w:shd w:val="clear" w:color="auto" w:fill="auto"/>
          </w:tcPr>
          <w:p w:rsidR="00B2319B" w:rsidRDefault="00B2319B">
            <w:pPr>
              <w:spacing w:line="288" w:lineRule="auto"/>
              <w:jc w:val="center"/>
              <w:rPr>
                <w:rFonts w:ascii="Cambria" w:eastAsia="Cambria" w:hAnsi="Cambria" w:cs="Cambria"/>
                <w:sz w:val="26"/>
                <w:szCs w:val="26"/>
              </w:rPr>
            </w:pPr>
          </w:p>
        </w:tc>
      </w:tr>
    </w:tbl>
    <w:p w:rsidR="00B2319B" w:rsidRDefault="002A7DC3">
      <w:pPr>
        <w:spacing w:after="0" w:line="288" w:lineRule="auto"/>
        <w:jc w:val="both"/>
        <w:rPr>
          <w:rFonts w:ascii="Cambria" w:eastAsia="Cambria" w:hAnsi="Cambria" w:cs="Cambria"/>
          <w:color w:val="C00000"/>
          <w:sz w:val="26"/>
          <w:szCs w:val="26"/>
          <w:highlight w:val="white"/>
          <w:vertAlign w:val="superscript"/>
        </w:rPr>
      </w:pPr>
      <w:r>
        <w:rPr>
          <w:rFonts w:ascii="Cambria" w:eastAsia="Cambria" w:hAnsi="Cambria" w:cs="Cambria"/>
          <w:color w:val="C00000"/>
          <w:sz w:val="26"/>
          <w:szCs w:val="26"/>
        </w:rPr>
        <w:t xml:space="preserve">Theo nguyên tắc bán bảo toàn, ở thế hệ thứ năm có </w:t>
      </w:r>
      <w:r>
        <w:rPr>
          <w:rFonts w:ascii="Cambria" w:eastAsia="Cambria" w:hAnsi="Cambria" w:cs="Cambria"/>
          <w:b/>
          <w:color w:val="C00000"/>
          <w:sz w:val="26"/>
          <w:szCs w:val="26"/>
        </w:rPr>
        <w:t>26</w:t>
      </w:r>
      <w:r>
        <w:rPr>
          <w:rFonts w:ascii="Cambria" w:eastAsia="Cambria" w:hAnsi="Cambria" w:cs="Cambria"/>
          <w:color w:val="C00000"/>
          <w:sz w:val="26"/>
          <w:szCs w:val="26"/>
        </w:rPr>
        <w:t xml:space="preserve"> phân </w:t>
      </w:r>
      <w:r>
        <w:rPr>
          <w:rFonts w:ascii="Cambria" w:eastAsia="Cambria" w:hAnsi="Cambria" w:cs="Cambria"/>
          <w:color w:val="C00000"/>
          <w:sz w:val="26"/>
          <w:szCs w:val="26"/>
          <w:highlight w:val="white"/>
        </w:rPr>
        <w:t>phân tử DNA chỉ chứa N</w:t>
      </w:r>
      <w:r>
        <w:rPr>
          <w:rFonts w:ascii="Cambria" w:eastAsia="Cambria" w:hAnsi="Cambria" w:cs="Cambria"/>
          <w:color w:val="C00000"/>
          <w:sz w:val="26"/>
          <w:szCs w:val="26"/>
          <w:highlight w:val="white"/>
          <w:vertAlign w:val="superscript"/>
        </w:rPr>
        <w:t>15</w:t>
      </w:r>
    </w:p>
    <w:p w:rsidR="00B2319B" w:rsidRDefault="00B2319B">
      <w:pPr>
        <w:spacing w:after="0" w:line="288" w:lineRule="auto"/>
        <w:jc w:val="both"/>
        <w:rPr>
          <w:rFonts w:ascii="Cambria" w:eastAsia="Cambria" w:hAnsi="Cambria" w:cs="Cambria"/>
          <w:sz w:val="26"/>
          <w:szCs w:val="26"/>
        </w:rPr>
      </w:pPr>
    </w:p>
    <w:sectPr w:rsidR="00B2319B">
      <w:headerReference w:type="even" r:id="rId47"/>
      <w:headerReference w:type="default" r:id="rId48"/>
      <w:footerReference w:type="default" r:id="rId49"/>
      <w:headerReference w:type="first" r:id="rId50"/>
      <w:pgSz w:w="12240" w:h="15840"/>
      <w:pgMar w:top="426" w:right="474" w:bottom="568" w:left="851" w:header="142" w:footer="1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192" w:rsidRDefault="00A11192">
      <w:pPr>
        <w:spacing w:after="0" w:line="240" w:lineRule="auto"/>
      </w:pPr>
      <w:r>
        <w:separator/>
      </w:r>
    </w:p>
  </w:endnote>
  <w:endnote w:type="continuationSeparator" w:id="0">
    <w:p w:rsidR="00A11192" w:rsidRDefault="00A11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DC3" w:rsidRDefault="002A7DC3">
    <w:pPr>
      <w:pBdr>
        <w:top w:val="nil"/>
        <w:left w:val="nil"/>
        <w:bottom w:val="nil"/>
        <w:right w:val="nil"/>
        <w:between w:val="nil"/>
      </w:pBdr>
      <w:tabs>
        <w:tab w:val="center" w:pos="4680"/>
        <w:tab w:val="right" w:pos="9360"/>
      </w:tabs>
      <w:spacing w:after="0" w:line="240" w:lineRule="auto"/>
      <w:rPr>
        <w:rFonts w:ascii="Cambria" w:eastAsia="Cambria" w:hAnsi="Cambria" w:cs="Cambria"/>
        <w:b/>
        <w:i/>
        <w:color w:val="0000FF"/>
        <w:sz w:val="24"/>
        <w:szCs w:val="24"/>
      </w:rPr>
    </w:pPr>
    <w:r>
      <w:rPr>
        <w:rFonts w:ascii="Cambria" w:eastAsia="Cambria" w:hAnsi="Cambria" w:cs="Cambria"/>
        <w:b/>
        <w:i/>
        <w:color w:val="0000FF"/>
        <w:sz w:val="24"/>
        <w:szCs w:val="24"/>
      </w:rPr>
      <w:t xml:space="preserve">Tài liệu ôn tập Sinh học 12 </w:t>
    </w:r>
    <w:r>
      <w:rPr>
        <w:rFonts w:ascii="Cambria" w:eastAsia="Cambria" w:hAnsi="Cambria" w:cs="Cambria"/>
        <w:b/>
        <w:i/>
        <w:color w:val="0000FF"/>
        <w:sz w:val="24"/>
        <w:szCs w:val="24"/>
      </w:rPr>
      <w:tab/>
      <w:t xml:space="preserve">                                     Trang </w:t>
    </w:r>
    <w:r>
      <w:rPr>
        <w:rFonts w:ascii="Cambria" w:eastAsia="Cambria" w:hAnsi="Cambria" w:cs="Cambria"/>
        <w:b/>
        <w:i/>
        <w:color w:val="0000FF"/>
        <w:sz w:val="24"/>
        <w:szCs w:val="24"/>
      </w:rPr>
      <w:fldChar w:fldCharType="begin"/>
    </w:r>
    <w:r>
      <w:rPr>
        <w:rFonts w:ascii="Cambria" w:eastAsia="Cambria" w:hAnsi="Cambria" w:cs="Cambria"/>
        <w:b/>
        <w:i/>
        <w:color w:val="0000FF"/>
        <w:sz w:val="24"/>
        <w:szCs w:val="24"/>
      </w:rPr>
      <w:instrText>PAGE</w:instrText>
    </w:r>
    <w:r>
      <w:rPr>
        <w:rFonts w:ascii="Cambria" w:eastAsia="Cambria" w:hAnsi="Cambria" w:cs="Cambria"/>
        <w:b/>
        <w:i/>
        <w:color w:val="0000FF"/>
        <w:sz w:val="24"/>
        <w:szCs w:val="24"/>
      </w:rPr>
      <w:fldChar w:fldCharType="separate"/>
    </w:r>
    <w:r w:rsidR="00DA641E">
      <w:rPr>
        <w:rFonts w:ascii="Cambria" w:eastAsia="Cambria" w:hAnsi="Cambria" w:cs="Cambria"/>
        <w:b/>
        <w:i/>
        <w:noProof/>
        <w:color w:val="0000FF"/>
        <w:sz w:val="24"/>
        <w:szCs w:val="24"/>
      </w:rPr>
      <w:t>20</w:t>
    </w:r>
    <w:r>
      <w:rPr>
        <w:rFonts w:ascii="Cambria" w:eastAsia="Cambria" w:hAnsi="Cambria" w:cs="Cambria"/>
        <w:b/>
        <w:i/>
        <w:color w:val="0000FF"/>
        <w:sz w:val="24"/>
        <w:szCs w:val="24"/>
      </w:rPr>
      <w:fldChar w:fldCharType="end"/>
    </w:r>
    <w:r>
      <w:rPr>
        <w:rFonts w:ascii="Cambria" w:eastAsia="Cambria" w:hAnsi="Cambria" w:cs="Cambria"/>
        <w:b/>
        <w:i/>
        <w:color w:val="0000FF"/>
        <w:sz w:val="24"/>
        <w:szCs w:val="24"/>
      </w:rPr>
      <w:t>/</w:t>
    </w:r>
    <w:r>
      <w:rPr>
        <w:rFonts w:ascii="Cambria" w:eastAsia="Cambria" w:hAnsi="Cambria" w:cs="Cambria"/>
        <w:b/>
        <w:i/>
        <w:color w:val="0000FF"/>
        <w:sz w:val="24"/>
        <w:szCs w:val="24"/>
      </w:rPr>
      <w:fldChar w:fldCharType="begin"/>
    </w:r>
    <w:r>
      <w:rPr>
        <w:rFonts w:ascii="Cambria" w:eastAsia="Cambria" w:hAnsi="Cambria" w:cs="Cambria"/>
        <w:b/>
        <w:i/>
        <w:color w:val="0000FF"/>
        <w:sz w:val="24"/>
        <w:szCs w:val="24"/>
      </w:rPr>
      <w:instrText>NUMPAGES</w:instrText>
    </w:r>
    <w:r>
      <w:rPr>
        <w:rFonts w:ascii="Cambria" w:eastAsia="Cambria" w:hAnsi="Cambria" w:cs="Cambria"/>
        <w:b/>
        <w:i/>
        <w:color w:val="0000FF"/>
        <w:sz w:val="24"/>
        <w:szCs w:val="24"/>
      </w:rPr>
      <w:fldChar w:fldCharType="separate"/>
    </w:r>
    <w:r w:rsidR="00DA641E">
      <w:rPr>
        <w:rFonts w:ascii="Cambria" w:eastAsia="Cambria" w:hAnsi="Cambria" w:cs="Cambria"/>
        <w:b/>
        <w:i/>
        <w:noProof/>
        <w:color w:val="0000FF"/>
        <w:sz w:val="24"/>
        <w:szCs w:val="24"/>
      </w:rPr>
      <w:t>27</w:t>
    </w:r>
    <w:r>
      <w:rPr>
        <w:rFonts w:ascii="Cambria" w:eastAsia="Cambria" w:hAnsi="Cambria" w:cs="Cambria"/>
        <w:b/>
        <w:i/>
        <w:color w:val="0000FF"/>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192" w:rsidRDefault="00A11192">
      <w:pPr>
        <w:spacing w:after="0" w:line="240" w:lineRule="auto"/>
      </w:pPr>
      <w:r>
        <w:separator/>
      </w:r>
    </w:p>
  </w:footnote>
  <w:footnote w:type="continuationSeparator" w:id="0">
    <w:p w:rsidR="00A11192" w:rsidRDefault="00A11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DC3" w:rsidRDefault="002A7DC3">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521.65pt;height:121.7pt;z-index:-251658240;mso-position-horizontal:center;mso-position-horizontal-relative:margin;mso-position-vertical:center;mso-position-vertical-relative:margin">
          <v:imagedata r:id="rId1" o:title="image25"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DC3" w:rsidRDefault="002A7DC3">
    <w:pPr>
      <w:pBdr>
        <w:top w:val="nil"/>
        <w:left w:val="nil"/>
        <w:bottom w:val="nil"/>
        <w:right w:val="nil"/>
        <w:between w:val="nil"/>
      </w:pBdr>
      <w:tabs>
        <w:tab w:val="center" w:pos="4680"/>
        <w:tab w:val="right" w:pos="9360"/>
      </w:tabs>
      <w:spacing w:after="0" w:line="240" w:lineRule="auto"/>
      <w:rPr>
        <w:rFonts w:ascii="Cambria" w:eastAsia="Cambria" w:hAnsi="Cambria" w:cs="Cambria"/>
        <w:b/>
        <w:i/>
        <w:color w:val="00B050"/>
        <w:sz w:val="24"/>
        <w:szCs w:val="24"/>
      </w:rPr>
    </w:pPr>
    <w:r>
      <w:rPr>
        <w:rFonts w:ascii="Cambria" w:eastAsia="Cambria" w:hAnsi="Cambria" w:cs="Cambria"/>
        <w:b/>
        <w:i/>
        <w:color w:val="00B050"/>
        <w:sz w:val="24"/>
        <w:szCs w:val="24"/>
      </w:rPr>
      <w:t xml:space="preserve">Nội dung kiến thức Sinh học YCCĐ – TT32 </w:t>
    </w:r>
  </w:p>
  <w:p w:rsidR="002A7DC3" w:rsidRDefault="002A7DC3">
    <w:pPr>
      <w:pBdr>
        <w:top w:val="nil"/>
        <w:left w:val="nil"/>
        <w:bottom w:val="nil"/>
        <w:right w:val="nil"/>
        <w:between w:val="nil"/>
      </w:pBdr>
      <w:tabs>
        <w:tab w:val="center" w:pos="4680"/>
        <w:tab w:val="right" w:pos="9360"/>
      </w:tabs>
      <w:spacing w:after="0" w:line="240" w:lineRule="auto"/>
      <w:rPr>
        <w:rFonts w:ascii="Cambria" w:eastAsia="Cambria" w:hAnsi="Cambria" w:cs="Cambria"/>
        <w:b/>
        <w:i/>
        <w:color w:val="00B050"/>
        <w:sz w:val="16"/>
        <w:szCs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DC3" w:rsidRDefault="002A7DC3">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521.65pt;height:121.7pt;z-index:-251659264;mso-position-horizontal:center;mso-position-horizontal-relative:margin;mso-position-vertical:center;mso-position-vertical-relative:margin">
          <v:imagedata r:id="rId1" o:title="image25"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19B"/>
    <w:rsid w:val="00031150"/>
    <w:rsid w:val="00052609"/>
    <w:rsid w:val="00136B12"/>
    <w:rsid w:val="00262B0F"/>
    <w:rsid w:val="002865D4"/>
    <w:rsid w:val="002A7DC3"/>
    <w:rsid w:val="00391538"/>
    <w:rsid w:val="003A6221"/>
    <w:rsid w:val="003E2C16"/>
    <w:rsid w:val="004457EC"/>
    <w:rsid w:val="006B3150"/>
    <w:rsid w:val="006D7295"/>
    <w:rsid w:val="006F05DB"/>
    <w:rsid w:val="00831381"/>
    <w:rsid w:val="0086540D"/>
    <w:rsid w:val="00955174"/>
    <w:rsid w:val="009B2B57"/>
    <w:rsid w:val="00A11192"/>
    <w:rsid w:val="00A433B6"/>
    <w:rsid w:val="00A73FEE"/>
    <w:rsid w:val="00B01079"/>
    <w:rsid w:val="00B2319B"/>
    <w:rsid w:val="00B23CB2"/>
    <w:rsid w:val="00B63C38"/>
    <w:rsid w:val="00BD0ACC"/>
    <w:rsid w:val="00C2359A"/>
    <w:rsid w:val="00C264A5"/>
    <w:rsid w:val="00C47EE9"/>
    <w:rsid w:val="00C82DF4"/>
    <w:rsid w:val="00D3378D"/>
    <w:rsid w:val="00D53D44"/>
    <w:rsid w:val="00DA4DAD"/>
    <w:rsid w:val="00DA641E"/>
    <w:rsid w:val="00DC4A1A"/>
    <w:rsid w:val="00E022C2"/>
    <w:rsid w:val="00E21CFA"/>
    <w:rsid w:val="00E35906"/>
    <w:rsid w:val="00EB1FD5"/>
    <w:rsid w:val="00ED0C69"/>
    <w:rsid w:val="00EE02DF"/>
    <w:rsid w:val="00F87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8982806"/>
  <w15:docId w15:val="{3D261AF4-8FD8-4058-8C25-2525BB83E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41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9B6B95"/>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4">
    <w:name w:val="Light Grid Accent 4"/>
    <w:basedOn w:val="TableNormal"/>
    <w:uiPriority w:val="62"/>
    <w:rsid w:val="00AD50C7"/>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paragraph" w:styleId="BodyText">
    <w:name w:val="Body Text"/>
    <w:basedOn w:val="Normal"/>
    <w:link w:val="BodyTextChar"/>
    <w:uiPriority w:val="1"/>
    <w:qFormat/>
    <w:rsid w:val="00AD50C7"/>
    <w:pPr>
      <w:widowControl w:val="0"/>
      <w:spacing w:before="44" w:after="0" w:line="240" w:lineRule="auto"/>
      <w:ind w:left="100"/>
    </w:pPr>
    <w:rPr>
      <w:rFonts w:ascii="Palatino Linotype" w:eastAsia="Palatino Linotype" w:hAnsi="Palatino Linotype"/>
    </w:rPr>
  </w:style>
  <w:style w:type="character" w:customStyle="1" w:styleId="BodyTextChar">
    <w:name w:val="Body Text Char"/>
    <w:basedOn w:val="DefaultParagraphFont"/>
    <w:link w:val="BodyText"/>
    <w:uiPriority w:val="1"/>
    <w:rsid w:val="00AD50C7"/>
    <w:rPr>
      <w:rFonts w:ascii="Palatino Linotype" w:eastAsia="Palatino Linotype" w:hAnsi="Palatino Linotype"/>
    </w:rPr>
  </w:style>
  <w:style w:type="paragraph" w:customStyle="1" w:styleId="mau">
    <w:name w:val="mau"/>
    <w:basedOn w:val="Normal"/>
    <w:rsid w:val="00AD50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8757F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E3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3B1"/>
  </w:style>
  <w:style w:type="paragraph" w:styleId="Footer">
    <w:name w:val="footer"/>
    <w:basedOn w:val="Normal"/>
    <w:link w:val="FooterChar"/>
    <w:uiPriority w:val="99"/>
    <w:unhideWhenUsed/>
    <w:rsid w:val="002E3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3B1"/>
  </w:style>
  <w:style w:type="character" w:customStyle="1" w:styleId="mjx-char">
    <w:name w:val="mjx-char"/>
    <w:basedOn w:val="DefaultParagraphFont"/>
    <w:rsid w:val="00A8057D"/>
  </w:style>
  <w:style w:type="character" w:customStyle="1" w:styleId="mjxassistivemathml">
    <w:name w:val="mjx_assistive_mathml"/>
    <w:basedOn w:val="DefaultParagraphFont"/>
    <w:rsid w:val="00A8057D"/>
  </w:style>
  <w:style w:type="character" w:styleId="Strong">
    <w:name w:val="Strong"/>
    <w:basedOn w:val="DefaultParagraphFont"/>
    <w:uiPriority w:val="22"/>
    <w:qFormat/>
    <w:rsid w:val="00A8057D"/>
    <w:rPr>
      <w:b/>
      <w:bCs/>
    </w:rPr>
  </w:style>
  <w:style w:type="character" w:styleId="PlaceholderText">
    <w:name w:val="Placeholder Text"/>
    <w:basedOn w:val="DefaultParagraphFont"/>
    <w:uiPriority w:val="99"/>
    <w:semiHidden/>
    <w:rsid w:val="00A8057D"/>
    <w:rPr>
      <w:color w:val="808080"/>
    </w:rPr>
  </w:style>
  <w:style w:type="paragraph" w:styleId="ListParagraph">
    <w:name w:val="List Paragraph"/>
    <w:basedOn w:val="Normal"/>
    <w:uiPriority w:val="34"/>
    <w:qFormat/>
    <w:rsid w:val="00B943F3"/>
    <w:pPr>
      <w:ind w:left="720"/>
      <w:contextualSpacing/>
    </w:pPr>
  </w:style>
  <w:style w:type="character" w:customStyle="1" w:styleId="YoungMixChar">
    <w:name w:val="YoungMix_Char"/>
    <w:rsid w:val="00B84951"/>
    <w:rPr>
      <w:rFonts w:ascii="Times New Roman" w:hAnsi="Times New Roman"/>
      <w:sz w:val="24"/>
    </w:rPr>
  </w:style>
  <w:style w:type="character" w:customStyle="1" w:styleId="NormalWebChar">
    <w:name w:val="Normal (Web) Char"/>
    <w:basedOn w:val="DefaultParagraphFont"/>
    <w:link w:val="NormalWeb"/>
    <w:uiPriority w:val="99"/>
    <w:rsid w:val="00B84951"/>
    <w:rPr>
      <w:rFonts w:ascii="Times New Roman" w:eastAsia="Times New Roman" w:hAnsi="Times New Roman" w:cs="Times New Roman"/>
      <w:sz w:val="24"/>
      <w:szCs w:val="24"/>
    </w:rPr>
  </w:style>
  <w:style w:type="table" w:customStyle="1" w:styleId="5">
    <w:name w:val="5"/>
    <w:basedOn w:val="TableNormal"/>
    <w:rsid w:val="00CD167A"/>
    <w:tblPr>
      <w:tblStyleRowBandSize w:val="1"/>
      <w:tblStyleColBandSize w:val="1"/>
      <w:tblCellMar>
        <w:left w:w="115" w:type="dxa"/>
        <w:right w:w="115" w:type="dxa"/>
      </w:tblCellMar>
    </w:tblPr>
  </w:style>
  <w:style w:type="table" w:customStyle="1" w:styleId="4">
    <w:name w:val="4"/>
    <w:basedOn w:val="TableNormal"/>
    <w:rsid w:val="00CD167A"/>
    <w:pPr>
      <w:spacing w:after="0" w:line="240" w:lineRule="auto"/>
    </w:p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w:eastAsia="Calibri" w:hAnsi="Calibri" w:cs="Calibri"/>
        <w:b/>
      </w:rPr>
      <w:tblPr/>
      <w:tcPr>
        <w:tcBorders>
          <w:top w:val="sing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E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E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w:eastAsia="Calibri" w:hAnsi="Calibri" w:cs="Calibri"/>
        <w:b/>
      </w:rPr>
      <w:tblPr/>
      <w:tcPr>
        <w:tcBorders>
          <w:top w:val="sing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E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E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paragraph" w:customStyle="1" w:styleId="MTDisplayEquation">
    <w:name w:val="MTDisplayEquation"/>
    <w:basedOn w:val="Normal"/>
    <w:next w:val="Normal"/>
    <w:link w:val="MTDisplayEquationChar"/>
    <w:rsid w:val="00833D17"/>
    <w:pPr>
      <w:tabs>
        <w:tab w:val="center" w:pos="5460"/>
        <w:tab w:val="right" w:pos="10920"/>
      </w:tabs>
      <w:spacing w:after="0" w:line="288" w:lineRule="auto"/>
      <w:jc w:val="both"/>
    </w:pPr>
    <w:rPr>
      <w:rFonts w:ascii="Cambria" w:eastAsia="Times New Roman" w:hAnsi="Cambria" w:cs="Times New Roman"/>
      <w:color w:val="000000"/>
      <w:sz w:val="26"/>
      <w:szCs w:val="26"/>
    </w:rPr>
  </w:style>
  <w:style w:type="character" w:customStyle="1" w:styleId="MTDisplayEquationChar">
    <w:name w:val="MTDisplayEquation Char"/>
    <w:basedOn w:val="DefaultParagraphFont"/>
    <w:link w:val="MTDisplayEquation"/>
    <w:rsid w:val="00833D17"/>
    <w:rPr>
      <w:rFonts w:ascii="Cambria" w:eastAsia="Times New Roman" w:hAnsi="Cambria" w:cs="Times New Roman"/>
      <w:color w:val="000000"/>
      <w:sz w:val="26"/>
      <w:szCs w:val="26"/>
    </w:rPr>
  </w:style>
  <w:style w:type="table" w:customStyle="1" w:styleId="aa">
    <w:basedOn w:val="TableNormal"/>
    <w:pPr>
      <w:spacing w:after="0" w:line="240" w:lineRule="auto"/>
    </w:pPr>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CellMar>
        <w:left w:w="115" w:type="dxa"/>
        <w:right w:w="115" w:type="dxa"/>
      </w:tblCellMar>
    </w:tblPr>
  </w:style>
  <w:style w:type="table" w:customStyle="1" w:styleId="ac">
    <w:basedOn w:val="TableNormal"/>
    <w:pPr>
      <w:spacing w:after="0" w:line="240" w:lineRule="auto"/>
    </w:pPr>
    <w:tblPr>
      <w:tblStyleRowBandSize w:val="1"/>
      <w:tblStyleColBandSize w:val="1"/>
      <w:tblCellMar>
        <w:left w:w="115" w:type="dxa"/>
        <w:right w:w="115" w:type="dxa"/>
      </w:tblCellMar>
    </w:tblPr>
  </w:style>
  <w:style w:type="table" w:customStyle="1" w:styleId="ad">
    <w:basedOn w:val="TableNormal"/>
    <w:pPr>
      <w:spacing w:after="0" w:line="240" w:lineRule="auto"/>
    </w:p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w:eastAsia="Calibri" w:hAnsi="Calibri" w:cs="Calibri"/>
        <w:b/>
      </w:rPr>
      <w:tblPr/>
      <w:tcPr>
        <w:tcBorders>
          <w:top w:val="sing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E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E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ae">
    <w:basedOn w:val="TableNormal"/>
    <w:pPr>
      <w:spacing w:after="0" w:line="240" w:lineRule="auto"/>
    </w:pPr>
    <w:tblPr>
      <w:tblStyleRowBandSize w:val="1"/>
      <w:tblStyleColBandSize w:val="1"/>
      <w:tblCellMar>
        <w:left w:w="115" w:type="dxa"/>
        <w:right w:w="115" w:type="dxa"/>
      </w:tblCellMar>
    </w:tblPr>
  </w:style>
  <w:style w:type="table" w:customStyle="1" w:styleId="af">
    <w:basedOn w:val="TableNormal"/>
    <w:pPr>
      <w:spacing w:after="0" w:line="240" w:lineRule="auto"/>
    </w:pPr>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CellMar>
        <w:left w:w="115" w:type="dxa"/>
        <w:right w:w="115" w:type="dxa"/>
      </w:tblCellMar>
    </w:tblPr>
  </w:style>
  <w:style w:type="table" w:customStyle="1" w:styleId="af2">
    <w:basedOn w:val="TableNormal"/>
    <w:pPr>
      <w:spacing w:after="0" w:line="240" w:lineRule="auto"/>
    </w:pPr>
    <w:tblPr>
      <w:tblStyleRowBandSize w:val="1"/>
      <w:tblStyleColBandSize w:val="1"/>
      <w:tblCellMar>
        <w:left w:w="115" w:type="dxa"/>
        <w:right w:w="115" w:type="dxa"/>
      </w:tblCellMar>
    </w:tblPr>
  </w:style>
  <w:style w:type="table" w:customStyle="1" w:styleId="af3">
    <w:basedOn w:val="TableNormal"/>
    <w:pPr>
      <w:spacing w:after="0" w:line="240" w:lineRule="auto"/>
    </w:pPr>
    <w:tblPr>
      <w:tblStyleRowBandSize w:val="1"/>
      <w:tblStyleColBandSize w:val="1"/>
      <w:tblCellMar>
        <w:left w:w="115" w:type="dxa"/>
        <w:right w:w="115" w:type="dxa"/>
      </w:tblCellMar>
    </w:tbl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15" w:type="dxa"/>
        <w:right w:w="115" w:type="dxa"/>
      </w:tblCellMar>
    </w:tblPr>
  </w:style>
  <w:style w:type="table" w:customStyle="1" w:styleId="af6">
    <w:basedOn w:val="TableNormal"/>
    <w:pPr>
      <w:spacing w:after="0" w:line="240" w:lineRule="auto"/>
    </w:pPr>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15" w:type="dxa"/>
        <w:right w:w="115" w:type="dxa"/>
      </w:tblCellMar>
    </w:tblPr>
  </w:style>
  <w:style w:type="table" w:customStyle="1" w:styleId="afa">
    <w:basedOn w:val="TableNormal"/>
    <w:pPr>
      <w:spacing w:after="0" w:line="240" w:lineRule="auto"/>
    </w:pPr>
    <w:tblPr>
      <w:tblStyleRowBandSize w:val="1"/>
      <w:tblStyleColBandSize w:val="1"/>
      <w:tblCellMar>
        <w:left w:w="115" w:type="dxa"/>
        <w:right w:w="115" w:type="dxa"/>
      </w:tblCellMar>
    </w:tblPr>
  </w:style>
  <w:style w:type="table" w:customStyle="1" w:styleId="afb">
    <w:basedOn w:val="TableNormal"/>
    <w:pPr>
      <w:spacing w:after="0" w:line="240" w:lineRule="auto"/>
    </w:pPr>
    <w:tblPr>
      <w:tblStyleRowBandSize w:val="1"/>
      <w:tblStyleColBandSize w:val="1"/>
      <w:tblCellMar>
        <w:left w:w="115" w:type="dxa"/>
        <w:right w:w="115" w:type="dxa"/>
      </w:tblCellMar>
    </w:tblPr>
  </w:style>
  <w:style w:type="table" w:customStyle="1" w:styleId="afc">
    <w:basedOn w:val="TableNormal"/>
    <w:pPr>
      <w:spacing w:after="0" w:line="240" w:lineRule="auto"/>
    </w:pPr>
    <w:tblPr>
      <w:tblStyleRowBandSize w:val="1"/>
      <w:tblStyleColBandSize w:val="1"/>
      <w:tblCellMar>
        <w:left w:w="115" w:type="dxa"/>
        <w:right w:w="115" w:type="dxa"/>
      </w:tblCellMar>
    </w:tblPr>
  </w:style>
  <w:style w:type="table" w:customStyle="1" w:styleId="afd">
    <w:basedOn w:val="TableNormal"/>
    <w:pPr>
      <w:spacing w:after="0" w:line="240" w:lineRule="auto"/>
    </w:pPr>
    <w:tblPr>
      <w:tblStyleRowBandSize w:val="1"/>
      <w:tblStyleColBandSize w:val="1"/>
      <w:tblCellMar>
        <w:left w:w="115" w:type="dxa"/>
        <w:right w:w="115" w:type="dxa"/>
      </w:tblCellMar>
    </w:tblPr>
    <w:tblStylePr w:type="firstRow">
      <w:pPr>
        <w:spacing w:before="0" w:after="0" w:line="240" w:lineRule="auto"/>
      </w:pPr>
      <w:rPr>
        <w:rFonts w:ascii="Calibri" w:eastAsia="Calibri" w:hAnsi="Calibri" w:cs="Calibri"/>
        <w:b/>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w:eastAsia="Calibri" w:hAnsi="Calibri" w:cs="Calibri"/>
        <w:b/>
      </w:rPr>
      <w:tblPr/>
      <w:tcPr>
        <w:tcBorders>
          <w:top w:val="sing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E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E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afe">
    <w:basedOn w:val="TableNormal"/>
    <w:pPr>
      <w:spacing w:after="0" w:line="240" w:lineRule="auto"/>
    </w:pPr>
    <w:tblPr>
      <w:tblStyleRowBandSize w:val="1"/>
      <w:tblStyleColBandSize w:val="1"/>
      <w:tblCellMar>
        <w:left w:w="115" w:type="dxa"/>
        <w:right w:w="115" w:type="dxa"/>
      </w:tblCellMar>
    </w:tblPr>
  </w:style>
  <w:style w:type="table" w:customStyle="1" w:styleId="aff">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1.png"/><Relationship Id="rId39" Type="http://schemas.openxmlformats.org/officeDocument/2006/relationships/oleObject" Target="embeddings/oleObject14.bin"/><Relationship Id="rId21" Type="http://schemas.openxmlformats.org/officeDocument/2006/relationships/image" Target="media/image8.wmf"/><Relationship Id="rId34" Type="http://schemas.openxmlformats.org/officeDocument/2006/relationships/image" Target="media/image18.png"/><Relationship Id="rId42" Type="http://schemas.openxmlformats.org/officeDocument/2006/relationships/oleObject" Target="embeddings/oleObject17.bin"/><Relationship Id="rId47" Type="http://schemas.openxmlformats.org/officeDocument/2006/relationships/header" Target="header1.xml"/><Relationship Id="rId50" Type="http://schemas.openxmlformats.org/officeDocument/2006/relationships/header" Target="head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4.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6.png"/><Relationship Id="rId37" Type="http://schemas.openxmlformats.org/officeDocument/2006/relationships/oleObject" Target="embeddings/oleObject12.bin"/><Relationship Id="rId40" Type="http://schemas.openxmlformats.org/officeDocument/2006/relationships/oleObject" Target="embeddings/oleObject15.bin"/><Relationship Id="rId45" Type="http://schemas.openxmlformats.org/officeDocument/2006/relationships/oleObject" Target="embeddings/oleObject20.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3.png"/><Relationship Id="rId36" Type="http://schemas.openxmlformats.org/officeDocument/2006/relationships/oleObject" Target="embeddings/oleObject11.bin"/><Relationship Id="rId49"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5.png"/><Relationship Id="rId44" Type="http://schemas.openxmlformats.org/officeDocument/2006/relationships/oleObject" Target="embeddings/oleObject19.bin"/><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png"/><Relationship Id="rId30" Type="http://schemas.openxmlformats.org/officeDocument/2006/relationships/oleObject" Target="embeddings/oleObject10.bin"/><Relationship Id="rId35" Type="http://schemas.openxmlformats.org/officeDocument/2006/relationships/image" Target="media/image19.wmf"/><Relationship Id="rId43" Type="http://schemas.openxmlformats.org/officeDocument/2006/relationships/oleObject" Target="embeddings/oleObject18.bin"/><Relationship Id="rId48" Type="http://schemas.openxmlformats.org/officeDocument/2006/relationships/header" Target="header2.xml"/><Relationship Id="rId8" Type="http://schemas.openxmlformats.org/officeDocument/2006/relationships/oleObject" Target="embeddings/oleObject1.bin"/><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oleObject" Target="embeddings/oleObject13.bin"/><Relationship Id="rId46" Type="http://schemas.openxmlformats.org/officeDocument/2006/relationships/image" Target="media/image20.png"/><Relationship Id="rId20" Type="http://schemas.openxmlformats.org/officeDocument/2006/relationships/oleObject" Target="embeddings/oleObject7.bin"/><Relationship Id="rId41"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bUK8wMdmzA4l67FtvpwNz754A==">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27</Pages>
  <Words>6888</Words>
  <Characters>39265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nguyen dang</cp:lastModifiedBy>
  <cp:revision>38</cp:revision>
  <dcterms:created xsi:type="dcterms:W3CDTF">2024-07-03T02:40:00Z</dcterms:created>
  <dcterms:modified xsi:type="dcterms:W3CDTF">2026-09-30T08:29:00Z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